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5361A" w14:textId="77777777" w:rsidR="00776C92" w:rsidRPr="002171F9" w:rsidRDefault="00776C92" w:rsidP="00776C92">
      <w:pPr>
        <w:jc w:val="center"/>
        <w:rPr>
          <w:sz w:val="36"/>
        </w:rPr>
      </w:pPr>
      <w:r w:rsidRPr="002171F9">
        <w:rPr>
          <w:sz w:val="36"/>
        </w:rPr>
        <w:t>KAUNO TECHNOLOGIJOS UNIVERSITETAS</w:t>
      </w:r>
    </w:p>
    <w:p w14:paraId="7D993AD0" w14:textId="77777777" w:rsidR="00776C92" w:rsidRPr="002171F9" w:rsidRDefault="00776C92" w:rsidP="00776C92">
      <w:pPr>
        <w:jc w:val="center"/>
        <w:rPr>
          <w:sz w:val="36"/>
        </w:rPr>
      </w:pPr>
      <w:r w:rsidRPr="002171F9">
        <w:rPr>
          <w:sz w:val="36"/>
        </w:rPr>
        <w:t>INFORMATIKOS FAKULTETAS</w:t>
      </w:r>
    </w:p>
    <w:p w14:paraId="7A7246AE" w14:textId="77777777" w:rsidR="00776C92" w:rsidRDefault="00776C92" w:rsidP="00776C92">
      <w:pPr>
        <w:pStyle w:val="Darbopavadinimas"/>
        <w:rPr>
          <w:rFonts w:asciiTheme="minorHAnsi" w:hAnsiTheme="minorHAnsi" w:cstheme="minorHAnsi"/>
        </w:rPr>
      </w:pPr>
    </w:p>
    <w:p w14:paraId="0D0E6AA3" w14:textId="77777777" w:rsidR="00776C92" w:rsidRPr="002171F9" w:rsidRDefault="00776C92" w:rsidP="00776C92">
      <w:pPr>
        <w:pStyle w:val="Darbovadovas"/>
      </w:pPr>
    </w:p>
    <w:p w14:paraId="7D1DB891" w14:textId="77777777" w:rsidR="00776C92" w:rsidRPr="002171F9" w:rsidRDefault="00776C92" w:rsidP="00776C92">
      <w:pPr>
        <w:jc w:val="center"/>
        <w:rPr>
          <w:sz w:val="32"/>
        </w:rPr>
      </w:pPr>
      <w:r w:rsidRPr="002171F9">
        <w:rPr>
          <w:sz w:val="32"/>
        </w:rPr>
        <w:t>T120B029 Programų sistemų analizės ir projektavimo įrankiai</w:t>
      </w:r>
    </w:p>
    <w:p w14:paraId="783E8C35" w14:textId="77777777" w:rsidR="00776C92" w:rsidRPr="002171F9" w:rsidRDefault="00776C92" w:rsidP="00776C92">
      <w:pPr>
        <w:jc w:val="center"/>
        <w:rPr>
          <w:sz w:val="36"/>
        </w:rPr>
      </w:pPr>
      <w:r w:rsidRPr="002171F9">
        <w:rPr>
          <w:sz w:val="36"/>
        </w:rPr>
        <w:t xml:space="preserve">Projekto ataskaita nr. </w:t>
      </w:r>
      <w:r>
        <w:rPr>
          <w:sz w:val="36"/>
        </w:rPr>
        <w:t>1</w:t>
      </w:r>
    </w:p>
    <w:p w14:paraId="1295BF13" w14:textId="77777777" w:rsidR="00776C92" w:rsidRPr="002171F9" w:rsidRDefault="00776C92" w:rsidP="00776C92">
      <w:pPr>
        <w:jc w:val="center"/>
        <w:rPr>
          <w:sz w:val="28"/>
        </w:rPr>
      </w:pPr>
    </w:p>
    <w:p w14:paraId="15CFEC16" w14:textId="77777777" w:rsidR="00776C92" w:rsidRPr="002171F9" w:rsidRDefault="00776C92" w:rsidP="00776C92">
      <w:pPr>
        <w:jc w:val="center"/>
        <w:rPr>
          <w:sz w:val="28"/>
        </w:rPr>
      </w:pPr>
      <w:r w:rsidRPr="002171F9">
        <w:rPr>
          <w:sz w:val="28"/>
        </w:rPr>
        <w:t>Tema:</w:t>
      </w:r>
    </w:p>
    <w:p w14:paraId="64A0B399" w14:textId="77777777" w:rsidR="00776C92" w:rsidRPr="002171F9" w:rsidRDefault="00776C92" w:rsidP="00776C92">
      <w:pPr>
        <w:jc w:val="center"/>
        <w:rPr>
          <w:sz w:val="28"/>
        </w:rPr>
      </w:pPr>
    </w:p>
    <w:p w14:paraId="0416E9D9" w14:textId="77777777" w:rsidR="00776C92" w:rsidRPr="002171F9" w:rsidRDefault="00776C92" w:rsidP="00776C92">
      <w:pPr>
        <w:jc w:val="center"/>
        <w:rPr>
          <w:sz w:val="28"/>
        </w:rPr>
      </w:pPr>
    </w:p>
    <w:p w14:paraId="7E15E792" w14:textId="77777777" w:rsidR="00776C92" w:rsidRPr="002171F9" w:rsidRDefault="00776C92" w:rsidP="00776C92">
      <w:pPr>
        <w:tabs>
          <w:tab w:val="left" w:pos="4858"/>
        </w:tabs>
        <w:rPr>
          <w:sz w:val="28"/>
        </w:rPr>
      </w:pPr>
      <w:r>
        <w:rPr>
          <w:sz w:val="28"/>
        </w:rPr>
        <w:tab/>
      </w:r>
      <w:r w:rsidRPr="002171F9">
        <w:rPr>
          <w:sz w:val="28"/>
        </w:rPr>
        <w:t>Studentų komanda:</w:t>
      </w:r>
    </w:p>
    <w:p w14:paraId="2961BFA8" w14:textId="77777777" w:rsidR="00776C92" w:rsidRPr="002171F9" w:rsidRDefault="00776C92" w:rsidP="00776C92">
      <w:pPr>
        <w:tabs>
          <w:tab w:val="left" w:pos="4858"/>
        </w:tabs>
        <w:rPr>
          <w:sz w:val="24"/>
        </w:rPr>
      </w:pPr>
      <w:r w:rsidRPr="002171F9">
        <w:rPr>
          <w:sz w:val="24"/>
        </w:rPr>
        <w:tab/>
      </w:r>
    </w:p>
    <w:p w14:paraId="26024E00" w14:textId="77777777" w:rsidR="00776C92" w:rsidRPr="002171F9" w:rsidRDefault="00776C92" w:rsidP="00776C92">
      <w:pPr>
        <w:tabs>
          <w:tab w:val="left" w:pos="4858"/>
        </w:tabs>
        <w:rPr>
          <w:sz w:val="28"/>
        </w:rPr>
      </w:pPr>
      <w:r>
        <w:rPr>
          <w:sz w:val="28"/>
        </w:rPr>
        <w:tab/>
      </w:r>
      <w:r w:rsidRPr="002171F9">
        <w:rPr>
          <w:sz w:val="28"/>
        </w:rPr>
        <w:t>Dėstytojas:</w:t>
      </w:r>
    </w:p>
    <w:p w14:paraId="417711CB" w14:textId="77777777" w:rsidR="00776C92" w:rsidRPr="002171F9" w:rsidRDefault="00776C92" w:rsidP="00776C92">
      <w:pPr>
        <w:tabs>
          <w:tab w:val="left" w:pos="4858"/>
        </w:tabs>
        <w:rPr>
          <w:sz w:val="24"/>
        </w:rPr>
      </w:pPr>
      <w:r w:rsidRPr="002171F9">
        <w:rPr>
          <w:sz w:val="24"/>
        </w:rPr>
        <w:tab/>
      </w:r>
    </w:p>
    <w:p w14:paraId="0FF270A4" w14:textId="77777777" w:rsidR="00776C92" w:rsidRPr="002171F9" w:rsidRDefault="00776C92" w:rsidP="00776C92">
      <w:pPr>
        <w:jc w:val="center"/>
        <w:rPr>
          <w:sz w:val="28"/>
        </w:rPr>
      </w:pPr>
    </w:p>
    <w:p w14:paraId="62D7F986" w14:textId="77777777" w:rsidR="00776C92" w:rsidRPr="002171F9" w:rsidRDefault="00776C92" w:rsidP="00776C92">
      <w:pPr>
        <w:jc w:val="center"/>
        <w:rPr>
          <w:sz w:val="28"/>
        </w:rPr>
      </w:pPr>
    </w:p>
    <w:p w14:paraId="128C817E" w14:textId="77777777" w:rsidR="00776C92" w:rsidRPr="002171F9" w:rsidRDefault="00776C92" w:rsidP="00776C92">
      <w:pPr>
        <w:jc w:val="center"/>
        <w:rPr>
          <w:sz w:val="28"/>
        </w:rPr>
      </w:pPr>
    </w:p>
    <w:p w14:paraId="33508342" w14:textId="77777777" w:rsidR="00776C92" w:rsidRPr="002171F9" w:rsidRDefault="00776C92" w:rsidP="00776C92">
      <w:pPr>
        <w:jc w:val="center"/>
        <w:rPr>
          <w:sz w:val="28"/>
        </w:rPr>
      </w:pPr>
    </w:p>
    <w:p w14:paraId="32C85591" w14:textId="77777777" w:rsidR="00776C92" w:rsidRPr="002171F9" w:rsidRDefault="00776C92" w:rsidP="00776C92">
      <w:pPr>
        <w:jc w:val="center"/>
        <w:rPr>
          <w:sz w:val="28"/>
        </w:rPr>
      </w:pPr>
    </w:p>
    <w:p w14:paraId="4A87664E" w14:textId="77777777" w:rsidR="00776C92" w:rsidRPr="002171F9" w:rsidRDefault="00776C92" w:rsidP="00776C92">
      <w:pPr>
        <w:jc w:val="center"/>
        <w:rPr>
          <w:sz w:val="28"/>
        </w:rPr>
      </w:pPr>
    </w:p>
    <w:p w14:paraId="476C94E1" w14:textId="69C75F10" w:rsidR="00776C92" w:rsidRPr="002171F9" w:rsidRDefault="00776C92" w:rsidP="00776C92">
      <w:pPr>
        <w:jc w:val="center"/>
        <w:rPr>
          <w:sz w:val="28"/>
        </w:rPr>
      </w:pPr>
      <w:r w:rsidRPr="002171F9">
        <w:rPr>
          <w:sz w:val="28"/>
        </w:rPr>
        <w:t>KAUNAS,</w:t>
      </w:r>
      <w:r w:rsidR="00AC540A" w:rsidRPr="002171F9">
        <w:rPr>
          <w:sz w:val="28"/>
        </w:rPr>
        <w:t xml:space="preserve"> </w:t>
      </w:r>
      <w:r w:rsidR="00AC540A">
        <w:rPr>
          <w:sz w:val="28"/>
        </w:rPr>
        <w:fldChar w:fldCharType="begin"/>
      </w:r>
      <w:r w:rsidR="00AC540A">
        <w:rPr>
          <w:sz w:val="28"/>
        </w:rPr>
        <w:instrText xml:space="preserve"> </w:instrText>
      </w:r>
      <w:r w:rsidR="00AC540A" w:rsidRPr="00D97049">
        <w:rPr>
          <w:sz w:val="28"/>
        </w:rPr>
        <w:instrText>DATE \@ YYYY</w:instrText>
      </w:r>
      <w:r w:rsidR="00AC540A" w:rsidRPr="00D97049" w:rsidDel="00D97049">
        <w:rPr>
          <w:sz w:val="28"/>
        </w:rPr>
        <w:instrText xml:space="preserve"> </w:instrText>
      </w:r>
      <w:r w:rsidR="00AC540A">
        <w:rPr>
          <w:sz w:val="28"/>
        </w:rPr>
        <w:fldChar w:fldCharType="separate"/>
      </w:r>
      <w:r w:rsidR="00D4732A">
        <w:rPr>
          <w:noProof/>
          <w:sz w:val="28"/>
        </w:rPr>
        <w:t>2020</w:t>
      </w:r>
      <w:r w:rsidR="00AC540A">
        <w:rPr>
          <w:sz w:val="28"/>
        </w:rPr>
        <w:fldChar w:fldCharType="end"/>
      </w:r>
    </w:p>
    <w:p w14:paraId="2B984DB6" w14:textId="77777777" w:rsidR="00776C92" w:rsidRPr="00E44868" w:rsidRDefault="00776C92" w:rsidP="00776C92">
      <w:r w:rsidRPr="00E44868">
        <w:br w:type="page"/>
      </w:r>
    </w:p>
    <w:p w14:paraId="5302E0CE" w14:textId="77777777" w:rsidR="00EE5F0B" w:rsidRPr="00C10E71" w:rsidRDefault="00771651" w:rsidP="00C10E71">
      <w:pPr>
        <w:pStyle w:val="Heading1"/>
      </w:pPr>
      <w:r w:rsidRPr="00C10E71">
        <w:lastRenderedPageBreak/>
        <w:t>Kuriamos sistemos aprašymas</w:t>
      </w:r>
    </w:p>
    <w:p w14:paraId="307720FE" w14:textId="3D3F5733" w:rsidR="00771651" w:rsidRDefault="00771651" w:rsidP="002913EE">
      <w:pPr>
        <w:jc w:val="both"/>
        <w:rPr>
          <w:ins w:id="0" w:author="oORimvydasOo oOo" w:date="2020-03-09T12:28:00Z"/>
        </w:rPr>
      </w:pPr>
      <w:r>
        <w:t xml:space="preserve">Trumpas aprašas tekstu, ~pusės puslapio apimties. Turi apibūdinti kuriamą sistemą, jos svarbiausias funkcijas, </w:t>
      </w:r>
      <w:r w:rsidR="00A622B9">
        <w:t>naudotojus</w:t>
      </w:r>
      <w:r>
        <w:t>, taikymo sritį.</w:t>
      </w:r>
      <w:r w:rsidR="00A677EE">
        <w:t xml:space="preserve"> Terminai turi atitikti naudojamus esybių klasių ir panaudojimo atvejų diagramose.</w:t>
      </w:r>
    </w:p>
    <w:p w14:paraId="5498DC65" w14:textId="77777777" w:rsidR="00AB6913" w:rsidRDefault="004142B4" w:rsidP="002913EE">
      <w:pPr>
        <w:jc w:val="both"/>
        <w:rPr>
          <w:ins w:id="1" w:author="oORimvydasOo oOo" w:date="2020-03-09T12:35:00Z"/>
        </w:rPr>
      </w:pPr>
      <w:ins w:id="2" w:author="oORimvydasOo oOo" w:date="2020-03-09T12:28:00Z">
        <w:r>
          <w:t xml:space="preserve">Tai </w:t>
        </w:r>
      </w:ins>
      <w:ins w:id="3" w:author="oORimvydasOo oOo" w:date="2020-03-09T12:29:00Z">
        <w:r>
          <w:t xml:space="preserve">pagrinde </w:t>
        </w:r>
      </w:ins>
      <w:ins w:id="4" w:author="oORimvydasOo oOo" w:date="2020-03-09T12:28:00Z">
        <w:r>
          <w:t>naudotų automobilio dalių pardavimo sistema.</w:t>
        </w:r>
      </w:ins>
      <w:ins w:id="5" w:author="oORimvydasOo oOo" w:date="2020-03-09T12:29:00Z">
        <w:r>
          <w:t xml:space="preserve"> Sistemoje bus galima pirkti, bei parduoti automobili</w:t>
        </w:r>
      </w:ins>
      <w:ins w:id="6" w:author="oORimvydasOo oOo" w:date="2020-03-09T12:30:00Z">
        <w:r>
          <w:t>ų dalis. Sistemoje pirkėjas gali pasirinkti prekes, kurias galima įsidėti į krepšelį</w:t>
        </w:r>
      </w:ins>
      <w:ins w:id="7" w:author="oORimvydasOo oOo" w:date="2020-03-09T12:31:00Z">
        <w:r>
          <w:t>. Pasirinkus norimas nusipirkti dalis reikia apmokėt</w:t>
        </w:r>
      </w:ins>
      <w:ins w:id="8" w:author="oORimvydasOo oOo" w:date="2020-03-09T12:32:00Z">
        <w:r>
          <w:t>i už krepšelį.</w:t>
        </w:r>
      </w:ins>
      <w:ins w:id="9" w:author="oORimvydasOo oOo" w:date="2020-03-09T12:34:00Z">
        <w:r w:rsidR="00AB6913">
          <w:t xml:space="preserve"> Dalys yra surenkamos iš įvairių pardavėjų, bei kiekvienai daliai yra suteikiamas siuntos siuntimo kodas.</w:t>
        </w:r>
      </w:ins>
      <w:ins w:id="10" w:author="oORimvydasOo oOo" w:date="2020-03-09T12:32:00Z">
        <w:r>
          <w:t xml:space="preserve"> Sėkmingai užsisakius dalis, jas galima p</w:t>
        </w:r>
      </w:ins>
      <w:ins w:id="11" w:author="oORimvydasOo oOo" w:date="2020-03-09T12:33:00Z">
        <w:r>
          <w:t>eržiūrėti užsakymų istorijoje. Taip pat, šių dalių buvimo vietą pirkėjas gali sekti sistemoje</w:t>
        </w:r>
      </w:ins>
      <w:ins w:id="12" w:author="oORimvydasOo oOo" w:date="2020-03-09T12:34:00Z">
        <w:r w:rsidR="00AB6913">
          <w:t xml:space="preserve"> su pateiktais siuntos sekimo kodais</w:t>
        </w:r>
      </w:ins>
      <w:ins w:id="13" w:author="oORimvydasOo oOo" w:date="2020-03-09T12:33:00Z">
        <w:r>
          <w:t>.</w:t>
        </w:r>
      </w:ins>
      <w:ins w:id="14" w:author="oORimvydasOo oOo" w:date="2020-03-09T12:34:00Z">
        <w:r w:rsidR="00AB6913">
          <w:t xml:space="preserve"> </w:t>
        </w:r>
      </w:ins>
    </w:p>
    <w:p w14:paraId="3CE74924" w14:textId="0D461B1B" w:rsidR="00AB6913" w:rsidRDefault="00AB6913">
      <w:pPr>
        <w:jc w:val="both"/>
      </w:pPr>
      <w:ins w:id="15" w:author="oORimvydasOo oOo" w:date="2020-03-09T12:35:00Z">
        <w:r>
          <w:t xml:space="preserve">Ši sistema suteikia galimybę susirinkti automobilį nuo pagrindų. </w:t>
        </w:r>
      </w:ins>
      <w:ins w:id="16" w:author="oORimvydasOo oOo" w:date="2020-03-09T12:36:00Z">
        <w:r>
          <w:t xml:space="preserve">Pasirinkus automobilio markę, rodomas visų galimų dalių sąrašas. Pirkėjui pasirinkus </w:t>
        </w:r>
      </w:ins>
      <w:ins w:id="17" w:author="oORimvydasOo oOo" w:date="2020-03-09T12:37:00Z">
        <w:r>
          <w:t>visas norimas dalis, automobilis gali būti surenkamas mechaniko, kuris yra siūlomas mūsų puslapyje. Mechanik</w:t>
        </w:r>
      </w:ins>
      <w:ins w:id="18" w:author="oORimvydasOo oOo" w:date="2020-03-09T12:38:00Z">
        <w:r>
          <w:t xml:space="preserve">as taip pat turės savo darbo kalendorių, kuriame </w:t>
        </w:r>
      </w:ins>
      <w:ins w:id="19" w:author="oORimvydasOo oOo" w:date="2020-03-09T12:39:00Z">
        <w:r>
          <w:t>pirkėjas gali rezervuotis laiką, kada nori surinkti automobil</w:t>
        </w:r>
      </w:ins>
      <w:ins w:id="20" w:author="oORimvydasOo oOo" w:date="2020-03-09T12:40:00Z">
        <w:r>
          <w:t>į</w:t>
        </w:r>
      </w:ins>
      <w:ins w:id="21" w:author="oORimvydasOo oOo" w:date="2020-03-09T12:39:00Z">
        <w:r>
          <w:t>.</w:t>
        </w:r>
      </w:ins>
      <w:ins w:id="22" w:author="oORimvydasOo oOo" w:date="2020-03-09T12:40:00Z">
        <w:r>
          <w:t xml:space="preserve"> Pirkėjas turi galimybę prekės užsakymo metu pasirinkti detalės pakeitimo paslaugą, kur </w:t>
        </w:r>
      </w:ins>
      <w:ins w:id="23" w:author="oORimvydasOo oOo" w:date="2020-03-09T12:41:00Z">
        <w:r>
          <w:t>taip pat galima pasirinkti rezervacijos laiką šios detalės pakeitimui.</w:t>
        </w:r>
      </w:ins>
    </w:p>
    <w:p w14:paraId="6539882A" w14:textId="33CC2C7D" w:rsidR="00C10E71" w:rsidRDefault="00771651" w:rsidP="00C10E71">
      <w:pPr>
        <w:pStyle w:val="Heading1"/>
      </w:pPr>
      <w:r>
        <w:t xml:space="preserve">Sistemos </w:t>
      </w:r>
      <w:r w:rsidR="003923C8">
        <w:t xml:space="preserve">naudotojo </w:t>
      </w:r>
      <w:r>
        <w:t xml:space="preserve">sąsajos </w:t>
      </w:r>
      <w:r w:rsidR="32CDF225">
        <w:t>eskizai</w:t>
      </w:r>
    </w:p>
    <w:p w14:paraId="6B298F91" w14:textId="558A9C72" w:rsidR="002F1C82" w:rsidRDefault="002D7D23" w:rsidP="002913EE">
      <w:pPr>
        <w:jc w:val="both"/>
        <w:rPr>
          <w:ins w:id="24" w:author="oORimvydasOo oOo" w:date="2020-03-09T12:41:00Z"/>
        </w:rPr>
      </w:pPr>
      <w:r>
        <w:t>Esminiams</w:t>
      </w:r>
      <w:r w:rsidR="002F1C82">
        <w:t xml:space="preserve"> PA turi būti </w:t>
      </w:r>
      <w:r w:rsidR="007E6C35">
        <w:t>naudotojo</w:t>
      </w:r>
      <w:r w:rsidR="58D631D8">
        <w:t xml:space="preserve"> sąsajos langų (</w:t>
      </w:r>
      <w:r>
        <w:t>GUI</w:t>
      </w:r>
      <w:r w:rsidR="300EDB1E">
        <w:t>) eskizai</w:t>
      </w:r>
      <w:r>
        <w:t xml:space="preserve">  (</w:t>
      </w:r>
      <w:r w:rsidR="004A0EBA">
        <w:t>mažiausiai</w:t>
      </w:r>
      <w:r>
        <w:t xml:space="preserve"> 3 </w:t>
      </w:r>
      <w:r w:rsidR="004A0EBA">
        <w:t xml:space="preserve">skirtingi </w:t>
      </w:r>
      <w:r>
        <w:t>langai, parodantys svarbiausius sistemos veikimo principus</w:t>
      </w:r>
      <w:r w:rsidR="008F0D68">
        <w:t xml:space="preserve">, </w:t>
      </w:r>
      <w:r w:rsidR="00210F06">
        <w:t>aprašyti pagrindiniai lange naudojami elementai</w:t>
      </w:r>
      <w:r>
        <w:t>)</w:t>
      </w:r>
      <w:r w:rsidR="002F1C82">
        <w:t xml:space="preserve">. </w:t>
      </w:r>
      <w:r w:rsidR="003829FB">
        <w:t>R</w:t>
      </w:r>
      <w:r w:rsidR="00930267">
        <w:t>ekomenduojama pateikti langų navigacijos medį</w:t>
      </w:r>
      <w:r w:rsidR="00802B8A">
        <w:t>.</w:t>
      </w:r>
    </w:p>
    <w:p w14:paraId="7DB20366" w14:textId="77777777" w:rsidR="00AB6913" w:rsidRDefault="00AB6913">
      <w:pPr>
        <w:keepNext/>
        <w:jc w:val="both"/>
        <w:rPr>
          <w:ins w:id="25" w:author="oORimvydasOo oOo" w:date="2020-03-09T12:42:00Z"/>
        </w:rPr>
        <w:pPrChange w:id="26" w:author="oORimvydasOo oOo" w:date="2020-03-09T12:42:00Z">
          <w:pPr>
            <w:jc w:val="both"/>
          </w:pPr>
        </w:pPrChange>
      </w:pPr>
      <w:ins w:id="27" w:author="oORimvydasOo oOo" w:date="2020-03-09T12:42:00Z">
        <w:r>
          <w:rPr>
            <w:noProof/>
          </w:rPr>
          <w:drawing>
            <wp:inline distT="0" distB="0" distL="0" distR="0" wp14:anchorId="13A729CA" wp14:editId="12046F56">
              <wp:extent cx="6120130" cy="1444625"/>
              <wp:effectExtent l="0" t="0" r="0" b="317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1444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A09FC0" w14:textId="2A39C7B6" w:rsidR="00AB6913" w:rsidRDefault="00AB6913" w:rsidP="00AB6913">
      <w:pPr>
        <w:pStyle w:val="Caption"/>
        <w:jc w:val="both"/>
        <w:rPr>
          <w:ins w:id="28" w:author="oORimvydasOo oOo" w:date="2020-03-09T12:42:00Z"/>
        </w:rPr>
      </w:pPr>
      <w:ins w:id="29" w:author="oORimvydasOo oOo" w:date="2020-03-09T12:42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1</w:t>
      </w:r>
      <w:ins w:id="30" w:author="oORimvydasOo oOo" w:date="2020-03-09T12:42:00Z">
        <w:r>
          <w:fldChar w:fldCharType="end"/>
        </w:r>
        <w:r>
          <w:t xml:space="preserve"> Užsakymo peržiūros eskizas</w:t>
        </w:r>
      </w:ins>
    </w:p>
    <w:p w14:paraId="7C700DF5" w14:textId="77777777" w:rsidR="00AB6913" w:rsidRDefault="00AB6913">
      <w:pPr>
        <w:keepNext/>
        <w:rPr>
          <w:ins w:id="31" w:author="oORimvydasOo oOo" w:date="2020-03-09T12:43:00Z"/>
        </w:rPr>
        <w:pPrChange w:id="32" w:author="oORimvydasOo oOo" w:date="2020-03-09T12:43:00Z">
          <w:pPr/>
        </w:pPrChange>
      </w:pPr>
      <w:ins w:id="33" w:author="oORimvydasOo oOo" w:date="2020-03-09T12:42:00Z">
        <w:r>
          <w:rPr>
            <w:noProof/>
          </w:rPr>
          <w:lastRenderedPageBreak/>
          <w:drawing>
            <wp:inline distT="0" distB="0" distL="0" distR="0" wp14:anchorId="7B9D384B" wp14:editId="23329625">
              <wp:extent cx="6120130" cy="4186555"/>
              <wp:effectExtent l="0" t="0" r="0" b="444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186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868E6C4" w14:textId="7CBC1100" w:rsidR="00AB6913" w:rsidRDefault="00AB6913" w:rsidP="00AB6913">
      <w:pPr>
        <w:pStyle w:val="Caption"/>
        <w:rPr>
          <w:ins w:id="34" w:author="oORimvydasOo oOo" w:date="2020-03-09T12:43:00Z"/>
        </w:rPr>
      </w:pPr>
      <w:ins w:id="35" w:author="oORimvydasOo oOo" w:date="2020-03-09T12:43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2</w:t>
      </w:r>
      <w:ins w:id="36" w:author="oORimvydasOo oOo" w:date="2020-03-09T12:43:00Z">
        <w:r>
          <w:fldChar w:fldCharType="end"/>
        </w:r>
        <w:r>
          <w:t xml:space="preserve"> Siuntos sekimo eskizas</w:t>
        </w:r>
      </w:ins>
    </w:p>
    <w:p w14:paraId="52EDCC21" w14:textId="77777777" w:rsidR="00AB6913" w:rsidRDefault="00AB6913">
      <w:pPr>
        <w:keepNext/>
        <w:rPr>
          <w:ins w:id="37" w:author="oORimvydasOo oOo" w:date="2020-03-09T12:43:00Z"/>
        </w:rPr>
        <w:pPrChange w:id="38" w:author="oORimvydasOo oOo" w:date="2020-03-09T12:43:00Z">
          <w:pPr/>
        </w:pPrChange>
      </w:pPr>
      <w:ins w:id="39" w:author="oORimvydasOo oOo" w:date="2020-03-09T12:43:00Z">
        <w:r>
          <w:rPr>
            <w:noProof/>
          </w:rPr>
          <w:lastRenderedPageBreak/>
          <w:drawing>
            <wp:inline distT="0" distB="0" distL="0" distR="0" wp14:anchorId="4CCC2988" wp14:editId="09C44CA9">
              <wp:extent cx="6120130" cy="4704080"/>
              <wp:effectExtent l="0" t="0" r="0" b="127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704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77AE6A" w14:textId="22141F5C" w:rsidR="00AB6913" w:rsidRDefault="00AB6913" w:rsidP="00AB6913">
      <w:pPr>
        <w:pStyle w:val="Caption"/>
        <w:rPr>
          <w:ins w:id="40" w:author="oORimvydasOo oOo" w:date="2020-03-09T12:43:00Z"/>
        </w:rPr>
      </w:pPr>
      <w:ins w:id="41" w:author="oORimvydasOo oOo" w:date="2020-03-09T12:43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3</w:t>
      </w:r>
      <w:ins w:id="42" w:author="oORimvydasOo oOo" w:date="2020-03-09T12:43:00Z">
        <w:r>
          <w:fldChar w:fldCharType="end"/>
        </w:r>
        <w:r>
          <w:t xml:space="preserve"> Užsakymo valdymo eskizas</w:t>
        </w:r>
      </w:ins>
    </w:p>
    <w:p w14:paraId="70C4B156" w14:textId="77777777" w:rsidR="00AB6913" w:rsidRDefault="00AB6913">
      <w:pPr>
        <w:keepNext/>
        <w:rPr>
          <w:ins w:id="43" w:author="oORimvydasOo oOo" w:date="2020-03-09T12:44:00Z"/>
        </w:rPr>
        <w:pPrChange w:id="44" w:author="oORimvydasOo oOo" w:date="2020-03-09T12:44:00Z">
          <w:pPr/>
        </w:pPrChange>
      </w:pPr>
      <w:ins w:id="45" w:author="oORimvydasOo oOo" w:date="2020-03-09T12:43:00Z">
        <w:r>
          <w:rPr>
            <w:noProof/>
          </w:rPr>
          <w:lastRenderedPageBreak/>
          <w:drawing>
            <wp:inline distT="0" distB="0" distL="0" distR="0" wp14:anchorId="3B198846" wp14:editId="154DCBBD">
              <wp:extent cx="6120130" cy="372110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3721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3818E1" w14:textId="7CF6FFFE" w:rsidR="00AB6913" w:rsidRDefault="00AB6913" w:rsidP="00AB6913">
      <w:pPr>
        <w:pStyle w:val="Caption"/>
        <w:rPr>
          <w:ins w:id="46" w:author="oORimvydasOo oOo" w:date="2020-03-09T12:44:00Z"/>
        </w:rPr>
      </w:pPr>
      <w:ins w:id="47" w:author="oORimvydasOo oOo" w:date="2020-03-09T12:44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4</w:t>
      </w:r>
      <w:ins w:id="48" w:author="oORimvydasOo oOo" w:date="2020-03-09T12:44:00Z">
        <w:r>
          <w:fldChar w:fldCharType="end"/>
        </w:r>
        <w:r>
          <w:t xml:space="preserve"> Užsakymo valdymo sąrašo eskizas</w:t>
        </w:r>
      </w:ins>
    </w:p>
    <w:p w14:paraId="56DF0397" w14:textId="77777777" w:rsidR="00AB6913" w:rsidRDefault="00AB6913">
      <w:pPr>
        <w:keepNext/>
        <w:rPr>
          <w:ins w:id="49" w:author="oORimvydasOo oOo" w:date="2020-03-09T12:44:00Z"/>
        </w:rPr>
        <w:pPrChange w:id="50" w:author="oORimvydasOo oOo" w:date="2020-03-09T12:44:00Z">
          <w:pPr/>
        </w:pPrChange>
      </w:pPr>
      <w:ins w:id="51" w:author="oORimvydasOo oOo" w:date="2020-03-09T12:44:00Z">
        <w:r>
          <w:rPr>
            <w:noProof/>
          </w:rPr>
          <w:lastRenderedPageBreak/>
          <w:drawing>
            <wp:inline distT="0" distB="0" distL="0" distR="0" wp14:anchorId="71D7D3F9" wp14:editId="7FEBE8D2">
              <wp:extent cx="4914286" cy="5980952"/>
              <wp:effectExtent l="0" t="0" r="635" b="127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4286" cy="59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B75C3D" w14:textId="5D4188AE" w:rsidR="00AB6913" w:rsidRDefault="00AB6913" w:rsidP="00AB6913">
      <w:pPr>
        <w:pStyle w:val="Caption"/>
        <w:rPr>
          <w:ins w:id="52" w:author="oORimvydasOo oOo" w:date="2020-03-09T12:44:00Z"/>
        </w:rPr>
      </w:pPr>
      <w:ins w:id="53" w:author="oORimvydasOo oOo" w:date="2020-03-09T12:44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5</w:t>
      </w:r>
      <w:ins w:id="54" w:author="oORimvydasOo oOo" w:date="2020-03-09T12:44:00Z">
        <w:r>
          <w:fldChar w:fldCharType="end"/>
        </w:r>
        <w:r>
          <w:t xml:space="preserve"> Prekės eskizas</w:t>
        </w:r>
      </w:ins>
    </w:p>
    <w:p w14:paraId="5A27E0B1" w14:textId="77777777" w:rsidR="00AB6913" w:rsidRDefault="00AB6913">
      <w:pPr>
        <w:keepNext/>
        <w:rPr>
          <w:ins w:id="55" w:author="oORimvydasOo oOo" w:date="2020-03-09T12:44:00Z"/>
        </w:rPr>
        <w:pPrChange w:id="56" w:author="oORimvydasOo oOo" w:date="2020-03-09T12:44:00Z">
          <w:pPr/>
        </w:pPrChange>
      </w:pPr>
      <w:ins w:id="57" w:author="oORimvydasOo oOo" w:date="2020-03-09T12:44:00Z">
        <w:r>
          <w:rPr>
            <w:noProof/>
          </w:rPr>
          <w:lastRenderedPageBreak/>
          <w:drawing>
            <wp:inline distT="0" distB="0" distL="0" distR="0" wp14:anchorId="0C2C9E68" wp14:editId="6133330D">
              <wp:extent cx="6120130" cy="252349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25234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4A5EAA" w14:textId="3BCC5427" w:rsidR="00AB6913" w:rsidRDefault="00AB6913" w:rsidP="00AB6913">
      <w:pPr>
        <w:pStyle w:val="Caption"/>
        <w:rPr>
          <w:ins w:id="58" w:author="oORimvydasOo oOo" w:date="2020-03-09T12:44:00Z"/>
        </w:rPr>
      </w:pPr>
      <w:ins w:id="59" w:author="oORimvydasOo oOo" w:date="2020-03-09T12:44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6</w:t>
      </w:r>
      <w:ins w:id="60" w:author="oORimvydasOo oOo" w:date="2020-03-09T12:44:00Z">
        <w:r>
          <w:fldChar w:fldCharType="end"/>
        </w:r>
        <w:r>
          <w:t xml:space="preserve"> Prekių sąrašo eskizas</w:t>
        </w:r>
      </w:ins>
    </w:p>
    <w:p w14:paraId="403894AD" w14:textId="77777777" w:rsidR="00AB6913" w:rsidRDefault="00AB6913">
      <w:pPr>
        <w:keepNext/>
        <w:rPr>
          <w:ins w:id="61" w:author="oORimvydasOo oOo" w:date="2020-03-09T12:45:00Z"/>
        </w:rPr>
        <w:pPrChange w:id="62" w:author="oORimvydasOo oOo" w:date="2020-03-09T12:45:00Z">
          <w:pPr/>
        </w:pPrChange>
      </w:pPr>
      <w:ins w:id="63" w:author="oORimvydasOo oOo" w:date="2020-03-09T12:45:00Z">
        <w:r>
          <w:rPr>
            <w:noProof/>
          </w:rPr>
          <w:drawing>
            <wp:inline distT="0" distB="0" distL="0" distR="0" wp14:anchorId="22486B6B" wp14:editId="00BE0E75">
              <wp:extent cx="6120130" cy="488442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884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254781" w14:textId="79F37BB3" w:rsidR="00AB6913" w:rsidRDefault="00AB6913" w:rsidP="00AB6913">
      <w:pPr>
        <w:pStyle w:val="Caption"/>
        <w:rPr>
          <w:ins w:id="64" w:author="oORimvydasOo oOo" w:date="2020-03-09T12:45:00Z"/>
        </w:rPr>
      </w:pPr>
      <w:ins w:id="65" w:author="oORimvydasOo oOo" w:date="2020-03-09T12:45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7</w:t>
      </w:r>
      <w:ins w:id="66" w:author="oORimvydasOo oOo" w:date="2020-03-09T12:45:00Z">
        <w:r>
          <w:fldChar w:fldCharType="end"/>
        </w:r>
        <w:r>
          <w:t xml:space="preserve"> Nuolaidos aktyvacijos eskizas</w:t>
        </w:r>
      </w:ins>
    </w:p>
    <w:p w14:paraId="157A672E" w14:textId="77777777" w:rsidR="00AB6913" w:rsidRDefault="00AB6913">
      <w:pPr>
        <w:keepNext/>
        <w:rPr>
          <w:ins w:id="67" w:author="oORimvydasOo oOo" w:date="2020-03-09T12:45:00Z"/>
        </w:rPr>
        <w:pPrChange w:id="68" w:author="oORimvydasOo oOo" w:date="2020-03-09T12:45:00Z">
          <w:pPr/>
        </w:pPrChange>
      </w:pPr>
      <w:ins w:id="69" w:author="oORimvydasOo oOo" w:date="2020-03-09T12:45:00Z">
        <w:r>
          <w:rPr>
            <w:noProof/>
          </w:rPr>
          <w:lastRenderedPageBreak/>
          <w:drawing>
            <wp:inline distT="0" distB="0" distL="0" distR="0" wp14:anchorId="0A062E80" wp14:editId="65386655">
              <wp:extent cx="6120130" cy="5081270"/>
              <wp:effectExtent l="0" t="0" r="0" b="508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5081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1F71D3" w14:textId="11581E8C" w:rsidR="00AB6913" w:rsidRPr="00D4732A" w:rsidRDefault="00AB6913">
      <w:pPr>
        <w:pStyle w:val="Caption"/>
        <w:pPrChange w:id="70" w:author="oORimvydasOo oOo" w:date="2020-03-09T12:45:00Z">
          <w:pPr>
            <w:jc w:val="both"/>
          </w:pPr>
        </w:pPrChange>
      </w:pPr>
      <w:ins w:id="71" w:author="oORimvydasOo oOo" w:date="2020-03-09T12:45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8</w:t>
      </w:r>
      <w:ins w:id="72" w:author="oORimvydasOo oOo" w:date="2020-03-09T12:45:00Z">
        <w:r>
          <w:fldChar w:fldCharType="end"/>
        </w:r>
        <w:r>
          <w:t xml:space="preserve"> Profilio diagramos eskizas</w:t>
        </w:r>
      </w:ins>
    </w:p>
    <w:p w14:paraId="3475A57D" w14:textId="77777777" w:rsidR="00771651" w:rsidRDefault="00C10E71" w:rsidP="00C10E71">
      <w:pPr>
        <w:pStyle w:val="Heading1"/>
      </w:pPr>
      <w:r>
        <w:t>Sistemos reikalavimų specifikacija</w:t>
      </w:r>
    </w:p>
    <w:p w14:paraId="205A70F9" w14:textId="4AE07704" w:rsidR="00C10E71" w:rsidRDefault="00C10E71" w:rsidP="00C10E71">
      <w:pPr>
        <w:pStyle w:val="Heading2"/>
        <w:rPr>
          <w:ins w:id="73" w:author="oORimvydasOo oOo" w:date="2020-03-09T12:27:00Z"/>
        </w:rPr>
      </w:pPr>
      <w:r>
        <w:t>Panaudojimo atvejų modelis</w:t>
      </w:r>
    </w:p>
    <w:p w14:paraId="2042BAE2" w14:textId="77777777" w:rsidR="004142B4" w:rsidRPr="00D4732A" w:rsidRDefault="004142B4">
      <w:pPr>
        <w:rPr>
          <w:ins w:id="74" w:author="oORimvydasOo oOo" w:date="2020-03-09T12:14:00Z"/>
        </w:rPr>
        <w:pPrChange w:id="75" w:author="oORimvydasOo oOo" w:date="2020-03-09T12:27:00Z">
          <w:pPr>
            <w:pStyle w:val="Heading2"/>
          </w:pPr>
        </w:pPrChange>
      </w:pP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607D13" w:rsidRPr="00607D13" w14:paraId="10551D13" w14:textId="77777777" w:rsidTr="00AD0314">
        <w:trPr>
          <w:jc w:val="center"/>
          <w:ins w:id="76" w:author="oORimvydasOo oOo" w:date="2020-03-09T12:14:00Z"/>
        </w:trPr>
        <w:tc>
          <w:tcPr>
            <w:tcW w:w="3617" w:type="dxa"/>
            <w:gridSpan w:val="2"/>
          </w:tcPr>
          <w:p w14:paraId="1091A24E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77" w:author="oORimvydasOo oOo" w:date="2020-03-09T12:14:00Z"/>
                <w:rFonts w:ascii="Arial" w:eastAsia="Times New Roman" w:hAnsi="Arial" w:cs="Arial"/>
                <w:sz w:val="24"/>
                <w:szCs w:val="24"/>
                <w:lang w:bidi="th-TH"/>
              </w:rPr>
            </w:pPr>
            <w:ins w:id="78" w:author="oORimvydasOo oOo" w:date="2020-03-09T12:14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Panaudojimo atvejis</w:t>
              </w:r>
            </w:ins>
          </w:p>
        </w:tc>
        <w:tc>
          <w:tcPr>
            <w:tcW w:w="3827" w:type="dxa"/>
          </w:tcPr>
          <w:p w14:paraId="3E0C344C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79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80" w:author="oORimvydasOo oOo" w:date="2020-03-09T12:14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11 “Peržiūrėti krepšelį”</w:t>
              </w:r>
            </w:ins>
          </w:p>
        </w:tc>
        <w:tc>
          <w:tcPr>
            <w:tcW w:w="2316" w:type="dxa"/>
          </w:tcPr>
          <w:p w14:paraId="753F16A8" w14:textId="77777777" w:rsidR="00607D13" w:rsidRPr="00607D13" w:rsidRDefault="00607D13" w:rsidP="00607D13">
            <w:pPr>
              <w:spacing w:after="0" w:line="240" w:lineRule="auto"/>
              <w:jc w:val="right"/>
              <w:rPr>
                <w:ins w:id="81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82" w:author="oORimvydasOo oOo" w:date="2020-03-09T12:14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Rimvydas Neverauskas</w:t>
              </w:r>
            </w:ins>
          </w:p>
        </w:tc>
      </w:tr>
      <w:tr w:rsidR="00607D13" w:rsidRPr="00607D13" w14:paraId="1147913C" w14:textId="77777777" w:rsidTr="00AD0314">
        <w:trPr>
          <w:jc w:val="center"/>
          <w:ins w:id="83" w:author="oORimvydasOo oOo" w:date="2020-03-09T12:14:00Z"/>
        </w:trPr>
        <w:tc>
          <w:tcPr>
            <w:tcW w:w="9760" w:type="dxa"/>
            <w:gridSpan w:val="4"/>
          </w:tcPr>
          <w:p w14:paraId="2C492710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84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85" w:author="oORimvydasOo oOo" w:date="2020-03-09T12:14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Tikslas. </w:t>
              </w:r>
            </w:ins>
          </w:p>
          <w:p w14:paraId="0D6C5D65" w14:textId="53C8D094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86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87" w:author="oORimvydasOo oOo" w:date="2020-03-09T12:14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Parodyti pirkėjui prek</w:t>
              </w:r>
            </w:ins>
            <w:ins w:id="88" w:author="oORimvydasOo oOo" w:date="2020-03-09T12:16:00Z">
              <w:r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e</w:t>
              </w:r>
            </w:ins>
            <w:ins w:id="89" w:author="oORimvydasOo oOo" w:date="2020-03-09T12:14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s, kurias įdėjo į krepšelį.</w:t>
              </w:r>
            </w:ins>
          </w:p>
        </w:tc>
      </w:tr>
      <w:tr w:rsidR="00607D13" w:rsidRPr="00607D13" w14:paraId="407F54F9" w14:textId="77777777" w:rsidTr="00AD0314">
        <w:trPr>
          <w:jc w:val="center"/>
          <w:ins w:id="90" w:author="oORimvydasOo oOo" w:date="2020-03-09T12:14:00Z"/>
        </w:trPr>
        <w:tc>
          <w:tcPr>
            <w:tcW w:w="9760" w:type="dxa"/>
            <w:gridSpan w:val="4"/>
          </w:tcPr>
          <w:p w14:paraId="019B5E5A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91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92" w:author="oORimvydasOo oOo" w:date="2020-03-09T12:14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Aprašymas. 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 suteikia galimybę pirkėjui peržiūrėti prekių, kurias pasirinko, krepšelį.</w:t>
              </w:r>
            </w:ins>
          </w:p>
        </w:tc>
      </w:tr>
      <w:tr w:rsidR="00607D13" w:rsidRPr="00607D13" w14:paraId="77331393" w14:textId="77777777" w:rsidTr="00AD0314">
        <w:trPr>
          <w:jc w:val="center"/>
          <w:ins w:id="93" w:author="oORimvydasOo oOo" w:date="2020-03-09T12:14:00Z"/>
        </w:trPr>
        <w:tc>
          <w:tcPr>
            <w:tcW w:w="3617" w:type="dxa"/>
            <w:gridSpan w:val="2"/>
          </w:tcPr>
          <w:p w14:paraId="6FEBA9B9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94" w:author="oORimvydasOo oOo" w:date="2020-03-09T12:1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95" w:author="oORimvydasOo oOo" w:date="2020-03-09T12:14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Prieš sąlyga</w:t>
              </w:r>
            </w:ins>
          </w:p>
        </w:tc>
        <w:tc>
          <w:tcPr>
            <w:tcW w:w="6143" w:type="dxa"/>
            <w:gridSpan w:val="2"/>
          </w:tcPr>
          <w:p w14:paraId="3EDB1EA2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96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97" w:author="oORimvydasOo oOo" w:date="2020-03-09T12:14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yra pagrindiniame puslapyje.</w:t>
              </w:r>
            </w:ins>
          </w:p>
        </w:tc>
      </w:tr>
      <w:tr w:rsidR="00607D13" w:rsidRPr="00607D13" w14:paraId="0E9547C1" w14:textId="77777777" w:rsidTr="00AD0314">
        <w:trPr>
          <w:jc w:val="center"/>
          <w:ins w:id="98" w:author="oORimvydasOo oOo" w:date="2020-03-09T12:14:00Z"/>
        </w:trPr>
        <w:tc>
          <w:tcPr>
            <w:tcW w:w="3617" w:type="dxa"/>
            <w:gridSpan w:val="2"/>
          </w:tcPr>
          <w:p w14:paraId="7D82EFBA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99" w:author="oORimvydasOo oOo" w:date="2020-03-09T12:1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100" w:author="oORimvydasOo oOo" w:date="2020-03-09T12:14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Aktoriai</w:t>
              </w:r>
            </w:ins>
          </w:p>
        </w:tc>
        <w:tc>
          <w:tcPr>
            <w:tcW w:w="6143" w:type="dxa"/>
            <w:gridSpan w:val="2"/>
          </w:tcPr>
          <w:p w14:paraId="2333A031" w14:textId="77777777" w:rsidR="00607D13" w:rsidRPr="00607D13" w:rsidRDefault="00607D13" w:rsidP="00607D13">
            <w:pPr>
              <w:spacing w:after="0" w:line="240" w:lineRule="auto"/>
              <w:rPr>
                <w:ins w:id="101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02" w:author="oORimvydasOo oOo" w:date="2020-03-09T12:14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</w:t>
              </w:r>
            </w:ins>
          </w:p>
        </w:tc>
      </w:tr>
      <w:tr w:rsidR="00607D13" w:rsidRPr="00607D13" w14:paraId="17A5E4E2" w14:textId="77777777" w:rsidTr="00AD0314">
        <w:trPr>
          <w:jc w:val="center"/>
          <w:ins w:id="103" w:author="oORimvydasOo oOo" w:date="2020-03-09T12:14:00Z"/>
        </w:trPr>
        <w:tc>
          <w:tcPr>
            <w:tcW w:w="1491" w:type="dxa"/>
            <w:vMerge w:val="restart"/>
          </w:tcPr>
          <w:p w14:paraId="0FEE6353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04" w:author="oORimvydasOo oOo" w:date="2020-03-09T12:1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105" w:author="oORimvydasOo oOo" w:date="2020-03-09T12:14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Susiję panaudojimo atvejai</w:t>
              </w:r>
            </w:ins>
          </w:p>
        </w:tc>
        <w:tc>
          <w:tcPr>
            <w:tcW w:w="2126" w:type="dxa"/>
          </w:tcPr>
          <w:p w14:paraId="47652112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06" w:author="oORimvydasOo oOo" w:date="2020-03-09T12:14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107" w:author="oORimvydasOo oOo" w:date="2020-03-09T12:14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 xml:space="preserve">Apimami PA </w:t>
              </w:r>
            </w:ins>
          </w:p>
        </w:tc>
        <w:tc>
          <w:tcPr>
            <w:tcW w:w="6143" w:type="dxa"/>
            <w:gridSpan w:val="2"/>
          </w:tcPr>
          <w:p w14:paraId="0DB2990B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08" w:author="oORimvydasOo oOo" w:date="2020-03-09T12:14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39372301" w14:textId="77777777" w:rsidTr="00AD0314">
        <w:trPr>
          <w:jc w:val="center"/>
          <w:ins w:id="109" w:author="oORimvydasOo oOo" w:date="2020-03-09T12:14:00Z"/>
        </w:trPr>
        <w:tc>
          <w:tcPr>
            <w:tcW w:w="1491" w:type="dxa"/>
            <w:vMerge/>
          </w:tcPr>
          <w:p w14:paraId="524A7A2F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10" w:author="oORimvydasOo oOo" w:date="2020-03-09T12:1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0E3E2CE0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11" w:author="oORimvydasOo oOo" w:date="2020-03-09T12:14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112" w:author="oORimvydasOo oOo" w:date="2020-03-09T12:14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Išplečiantys PA</w:t>
              </w:r>
            </w:ins>
          </w:p>
        </w:tc>
        <w:tc>
          <w:tcPr>
            <w:tcW w:w="6143" w:type="dxa"/>
            <w:gridSpan w:val="2"/>
          </w:tcPr>
          <w:p w14:paraId="024C5203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13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14" w:author="oORimvydasOo oOo" w:date="2020-03-09T12:14:00Z"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"_1eff76ae33becb10aff530469a99da09"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6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 xml:space="preserve"> “</w: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"_1eff76ae33becb10aff530469a99da09"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Atlikti užsakymą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”</w:t>
              </w:r>
            </w:ins>
          </w:p>
          <w:p w14:paraId="44F2FF40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15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16" w:author="oORimvydasOo oOo" w:date="2020-03-09T12:14:00Z"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"_163a173626d48c601c9d4e8ab025a84f"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22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 xml:space="preserve"> “</w: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"_163a173626d48c601c9d4e8ab025a84f"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Ištrinti prekę iš krepšelio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”</w:t>
              </w:r>
            </w:ins>
          </w:p>
        </w:tc>
      </w:tr>
      <w:tr w:rsidR="00607D13" w:rsidRPr="00607D13" w14:paraId="514C8F27" w14:textId="77777777" w:rsidTr="00AD0314">
        <w:trPr>
          <w:jc w:val="center"/>
          <w:ins w:id="117" w:author="oORimvydasOo oOo" w:date="2020-03-09T12:14:00Z"/>
        </w:trPr>
        <w:tc>
          <w:tcPr>
            <w:tcW w:w="1491" w:type="dxa"/>
            <w:vMerge/>
          </w:tcPr>
          <w:p w14:paraId="1346A54C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18" w:author="oORimvydasOo oOo" w:date="2020-03-09T12:1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18401679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19" w:author="oORimvydasOo oOo" w:date="2020-03-09T12:14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120" w:author="oORimvydasOo oOo" w:date="2020-03-09T12:14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Specializuojami PA</w:t>
              </w:r>
            </w:ins>
          </w:p>
        </w:tc>
        <w:tc>
          <w:tcPr>
            <w:tcW w:w="6143" w:type="dxa"/>
            <w:gridSpan w:val="2"/>
          </w:tcPr>
          <w:p w14:paraId="6DAAECD5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21" w:author="oORimvydasOo oOo" w:date="2020-03-09T12:14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2680314D" w14:textId="77777777" w:rsidTr="00AD0314">
        <w:trPr>
          <w:jc w:val="center"/>
          <w:ins w:id="122" w:author="oORimvydasOo oOo" w:date="2020-03-09T12:14:00Z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BB0A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23" w:author="oORimvydasOo oOo" w:date="2020-03-09T12:1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124" w:author="oORimvydasOo oOo" w:date="2020-03-09T12:14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Po sąlyga</w:t>
              </w:r>
            </w:ins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02960" w14:textId="77777777" w:rsidR="00607D13" w:rsidRPr="00607D13" w:rsidRDefault="00607D13">
            <w:pPr>
              <w:keepNext/>
              <w:widowControl w:val="0"/>
              <w:autoSpaceDN w:val="0"/>
              <w:adjustRightInd w:val="0"/>
              <w:spacing w:after="0" w:line="240" w:lineRule="auto"/>
              <w:rPr>
                <w:ins w:id="125" w:author="oORimvydasOo oOo" w:date="2020-03-09T12:14:00Z"/>
                <w:rFonts w:ascii="Arial" w:eastAsia="Times New Roman" w:hAnsi="Arial" w:cs="Arial"/>
                <w:sz w:val="20"/>
                <w:szCs w:val="20"/>
                <w:lang w:bidi="th-TH"/>
              </w:rPr>
              <w:pPrChange w:id="126" w:author="oORimvydasOo oOo" w:date="2020-03-09T12:16:00Z">
                <w:pPr>
                  <w:widowControl w:val="0"/>
                  <w:autoSpaceDN w:val="0"/>
                  <w:adjustRightInd w:val="0"/>
                  <w:spacing w:after="0" w:line="240" w:lineRule="auto"/>
                </w:pPr>
              </w:pPrChange>
            </w:pPr>
            <w:ins w:id="127" w:author="oORimvydasOo oOo" w:date="2020-03-09T12:14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Parodomas pirkėjo prekių krepšelis.</w:t>
              </w:r>
            </w:ins>
          </w:p>
        </w:tc>
      </w:tr>
    </w:tbl>
    <w:p w14:paraId="5DA4FDA2" w14:textId="5B6E866C" w:rsidR="00607D13" w:rsidRPr="00D4732A" w:rsidRDefault="00607D13">
      <w:pPr>
        <w:pStyle w:val="Caption"/>
        <w:rPr>
          <w:ins w:id="128" w:author="oORimvydasOo oOo" w:date="2020-03-09T12:13:00Z"/>
        </w:rPr>
        <w:pPrChange w:id="129" w:author="oORimvydasOo oOo" w:date="2020-03-09T12:16:00Z">
          <w:pPr>
            <w:pStyle w:val="Heading2"/>
          </w:pPr>
        </w:pPrChange>
      </w:pPr>
      <w:ins w:id="130" w:author="oORimvydasOo oOo" w:date="2020-03-09T12:16:00Z">
        <w:r>
          <w:t xml:space="preserve">lentelė </w:t>
        </w:r>
      </w:ins>
      <w:fldSimple w:instr=" SEQ lentelė \* ARABIC ">
        <w:r w:rsidR="00BC52EF">
          <w:rPr>
            <w:noProof/>
          </w:rPr>
          <w:t>1</w:t>
        </w:r>
      </w:fldSimple>
      <w:ins w:id="131" w:author="oORimvydasOo oOo" w:date="2020-03-09T12:16:00Z">
        <w:r>
          <w:t xml:space="preserve"> "Peržiūrėti krepšelį"</w:t>
        </w:r>
      </w:ins>
    </w:p>
    <w:p w14:paraId="43544494" w14:textId="77777777" w:rsidR="00607D13" w:rsidRDefault="00607D13">
      <w:pPr>
        <w:keepNext/>
        <w:rPr>
          <w:ins w:id="132" w:author="oORimvydasOo oOo" w:date="2020-03-09T12:13:00Z"/>
        </w:rPr>
        <w:pPrChange w:id="133" w:author="oORimvydasOo oOo" w:date="2020-03-09T12:13:00Z">
          <w:pPr/>
        </w:pPrChange>
      </w:pPr>
      <w:ins w:id="134" w:author="oORimvydasOo oOo" w:date="2020-03-09T12:13:00Z">
        <w:r>
          <w:rPr>
            <w:noProof/>
          </w:rPr>
          <w:lastRenderedPageBreak/>
          <w:drawing>
            <wp:inline distT="0" distB="0" distL="0" distR="0" wp14:anchorId="644AB866" wp14:editId="21910EAD">
              <wp:extent cx="6105524" cy="4728653"/>
              <wp:effectExtent l="0" t="0" r="0" b="0"/>
              <wp:docPr id="8" name="Picture -644750823.png" descr="-64475082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-644750823.png"/>
                      <pic:cNvPicPr/>
                    </pic:nvPicPr>
                    <pic:blipFill>
                      <a:blip r:embed="rId1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05524" cy="47286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550016" w14:textId="7980A4F7" w:rsidR="00607D13" w:rsidRDefault="00607D13" w:rsidP="00607D13">
      <w:pPr>
        <w:pStyle w:val="Caption"/>
        <w:rPr>
          <w:ins w:id="135" w:author="oORimvydasOo oOo" w:date="2020-03-09T12:17:00Z"/>
        </w:rPr>
      </w:pPr>
      <w:ins w:id="136" w:author="oORimvydasOo oOo" w:date="2020-03-09T12:13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9</w:t>
      </w:r>
      <w:ins w:id="137" w:author="oORimvydasOo oOo" w:date="2020-03-09T12:13:00Z">
        <w:r>
          <w:fldChar w:fldCharType="end"/>
        </w:r>
        <w:r>
          <w:t xml:space="preserve"> </w:t>
        </w:r>
        <w:r w:rsidRPr="00F84E55">
          <w:t>Panaudojimo atvejo “Peržiūrėti krepšelį” scenarijus</w:t>
        </w:r>
      </w:ins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607D13" w:rsidRPr="00607D13" w14:paraId="2BCD506E" w14:textId="77777777" w:rsidTr="00AD0314">
        <w:trPr>
          <w:jc w:val="center"/>
          <w:ins w:id="138" w:author="oORimvydasOo oOo" w:date="2020-03-09T12:17:00Z"/>
        </w:trPr>
        <w:tc>
          <w:tcPr>
            <w:tcW w:w="3617" w:type="dxa"/>
            <w:gridSpan w:val="2"/>
          </w:tcPr>
          <w:p w14:paraId="379D2837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39" w:author="oORimvydasOo oOo" w:date="2020-03-09T12:17:00Z"/>
                <w:rFonts w:ascii="Arial" w:eastAsia="Times New Roman" w:hAnsi="Arial" w:cs="Arial"/>
                <w:sz w:val="24"/>
                <w:szCs w:val="24"/>
                <w:lang w:bidi="th-TH"/>
              </w:rPr>
            </w:pPr>
            <w:ins w:id="140" w:author="oORimvydasOo oOo" w:date="2020-03-09T12:17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Panaudojimo atvejis</w:t>
              </w:r>
            </w:ins>
          </w:p>
        </w:tc>
        <w:tc>
          <w:tcPr>
            <w:tcW w:w="3827" w:type="dxa"/>
          </w:tcPr>
          <w:p w14:paraId="231CA00C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41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42" w:author="oORimvydasOo oOo" w:date="2020-03-09T12:17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12 “Peržiūrėti užsakymą”</w:t>
              </w:r>
            </w:ins>
          </w:p>
        </w:tc>
        <w:tc>
          <w:tcPr>
            <w:tcW w:w="2316" w:type="dxa"/>
          </w:tcPr>
          <w:p w14:paraId="1C34AC93" w14:textId="77777777" w:rsidR="00607D13" w:rsidRPr="00607D13" w:rsidRDefault="00607D13" w:rsidP="00607D13">
            <w:pPr>
              <w:spacing w:after="0" w:line="240" w:lineRule="auto"/>
              <w:jc w:val="right"/>
              <w:rPr>
                <w:ins w:id="143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44" w:author="oORimvydasOo oOo" w:date="2020-03-09T12:17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Rimvydas Neverauskas</w:t>
              </w:r>
            </w:ins>
          </w:p>
        </w:tc>
      </w:tr>
      <w:tr w:rsidR="00607D13" w:rsidRPr="00607D13" w14:paraId="3028EB4A" w14:textId="77777777" w:rsidTr="00AD0314">
        <w:trPr>
          <w:jc w:val="center"/>
          <w:ins w:id="145" w:author="oORimvydasOo oOo" w:date="2020-03-09T12:17:00Z"/>
        </w:trPr>
        <w:tc>
          <w:tcPr>
            <w:tcW w:w="9760" w:type="dxa"/>
            <w:gridSpan w:val="4"/>
          </w:tcPr>
          <w:p w14:paraId="7E935B4E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46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47" w:author="oORimvydasOo oOo" w:date="2020-03-09T12:17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Tikslas. </w:t>
              </w:r>
            </w:ins>
          </w:p>
          <w:p w14:paraId="7622CD3F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48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49" w:author="oORimvydasOo oOo" w:date="2020-03-09T12:17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Pateikti galimybę peržiūrėti užsakymo istoriją.</w:t>
              </w:r>
            </w:ins>
          </w:p>
        </w:tc>
      </w:tr>
      <w:tr w:rsidR="00607D13" w:rsidRPr="00607D13" w14:paraId="5959D20D" w14:textId="77777777" w:rsidTr="00AD0314">
        <w:trPr>
          <w:jc w:val="center"/>
          <w:ins w:id="150" w:author="oORimvydasOo oOo" w:date="2020-03-09T12:17:00Z"/>
        </w:trPr>
        <w:tc>
          <w:tcPr>
            <w:tcW w:w="9760" w:type="dxa"/>
            <w:gridSpan w:val="4"/>
          </w:tcPr>
          <w:p w14:paraId="2CD74409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51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52" w:author="oORimvydasOo oOo" w:date="2020-03-09T12:17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Aprašymas. 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 suteikia galimybę peržiūrėti naudotojo padarytą užsakymą.</w:t>
              </w:r>
            </w:ins>
          </w:p>
        </w:tc>
      </w:tr>
      <w:tr w:rsidR="00607D13" w:rsidRPr="00607D13" w14:paraId="7ECC962B" w14:textId="77777777" w:rsidTr="00AD0314">
        <w:trPr>
          <w:jc w:val="center"/>
          <w:ins w:id="153" w:author="oORimvydasOo oOo" w:date="2020-03-09T12:17:00Z"/>
        </w:trPr>
        <w:tc>
          <w:tcPr>
            <w:tcW w:w="3617" w:type="dxa"/>
            <w:gridSpan w:val="2"/>
          </w:tcPr>
          <w:p w14:paraId="65DC332F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54" w:author="oORimvydasOo oOo" w:date="2020-03-09T12:17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155" w:author="oORimvydasOo oOo" w:date="2020-03-09T12:17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Prieš sąlyga</w:t>
              </w:r>
            </w:ins>
          </w:p>
        </w:tc>
        <w:tc>
          <w:tcPr>
            <w:tcW w:w="6143" w:type="dxa"/>
            <w:gridSpan w:val="2"/>
          </w:tcPr>
          <w:p w14:paraId="4BA47295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56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57" w:author="oORimvydasOo oOo" w:date="2020-03-09T12:17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Naudotojas yra užsakymų sąraše.</w:t>
              </w:r>
            </w:ins>
          </w:p>
        </w:tc>
      </w:tr>
      <w:tr w:rsidR="00607D13" w:rsidRPr="00607D13" w14:paraId="392C2E52" w14:textId="77777777" w:rsidTr="00AD0314">
        <w:trPr>
          <w:jc w:val="center"/>
          <w:ins w:id="158" w:author="oORimvydasOo oOo" w:date="2020-03-09T12:17:00Z"/>
        </w:trPr>
        <w:tc>
          <w:tcPr>
            <w:tcW w:w="3617" w:type="dxa"/>
            <w:gridSpan w:val="2"/>
          </w:tcPr>
          <w:p w14:paraId="09A9D9E0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59" w:author="oORimvydasOo oOo" w:date="2020-03-09T12:17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160" w:author="oORimvydasOo oOo" w:date="2020-03-09T12:17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Aktoriai</w:t>
              </w:r>
            </w:ins>
          </w:p>
        </w:tc>
        <w:tc>
          <w:tcPr>
            <w:tcW w:w="6143" w:type="dxa"/>
            <w:gridSpan w:val="2"/>
          </w:tcPr>
          <w:p w14:paraId="5418095E" w14:textId="77777777" w:rsidR="00607D13" w:rsidRPr="00607D13" w:rsidRDefault="00607D13" w:rsidP="00607D13">
            <w:pPr>
              <w:spacing w:after="0" w:line="240" w:lineRule="auto"/>
              <w:rPr>
                <w:ins w:id="161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62" w:author="oORimvydasOo oOo" w:date="2020-03-09T12:17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</w:t>
              </w:r>
            </w:ins>
          </w:p>
        </w:tc>
      </w:tr>
      <w:tr w:rsidR="00607D13" w:rsidRPr="00607D13" w14:paraId="1EF27C7C" w14:textId="77777777" w:rsidTr="00AD0314">
        <w:trPr>
          <w:jc w:val="center"/>
          <w:ins w:id="163" w:author="oORimvydasOo oOo" w:date="2020-03-09T12:17:00Z"/>
        </w:trPr>
        <w:tc>
          <w:tcPr>
            <w:tcW w:w="1491" w:type="dxa"/>
            <w:vMerge w:val="restart"/>
          </w:tcPr>
          <w:p w14:paraId="6EF9CB17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64" w:author="oORimvydasOo oOo" w:date="2020-03-09T12:17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165" w:author="oORimvydasOo oOo" w:date="2020-03-09T12:17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Susiję panaudojimo atvejai</w:t>
              </w:r>
            </w:ins>
          </w:p>
        </w:tc>
        <w:tc>
          <w:tcPr>
            <w:tcW w:w="2126" w:type="dxa"/>
          </w:tcPr>
          <w:p w14:paraId="7FF1203F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66" w:author="oORimvydasOo oOo" w:date="2020-03-09T12:17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167" w:author="oORimvydasOo oOo" w:date="2020-03-09T12:17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 xml:space="preserve">Apimami PA </w:t>
              </w:r>
            </w:ins>
          </w:p>
        </w:tc>
        <w:tc>
          <w:tcPr>
            <w:tcW w:w="6143" w:type="dxa"/>
            <w:gridSpan w:val="2"/>
          </w:tcPr>
          <w:p w14:paraId="606F0A7E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68" w:author="oORimvydasOo oOo" w:date="2020-03-09T12:17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4CD782E6" w14:textId="77777777" w:rsidTr="00AD0314">
        <w:trPr>
          <w:jc w:val="center"/>
          <w:ins w:id="169" w:author="oORimvydasOo oOo" w:date="2020-03-09T12:17:00Z"/>
        </w:trPr>
        <w:tc>
          <w:tcPr>
            <w:tcW w:w="1491" w:type="dxa"/>
            <w:vMerge/>
          </w:tcPr>
          <w:p w14:paraId="579E6C6C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70" w:author="oORimvydasOo oOo" w:date="2020-03-09T12:17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73B26118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71" w:author="oORimvydasOo oOo" w:date="2020-03-09T12:17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172" w:author="oORimvydasOo oOo" w:date="2020-03-09T12:17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Išplečiantys PA</w:t>
              </w:r>
            </w:ins>
          </w:p>
        </w:tc>
        <w:tc>
          <w:tcPr>
            <w:tcW w:w="6143" w:type="dxa"/>
            <w:gridSpan w:val="2"/>
          </w:tcPr>
          <w:p w14:paraId="1D43CB35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73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74" w:author="oORimvydasOo oOo" w:date="2020-03-09T12:17:00Z"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"_b46556717d2eedcc2400229c763532de"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5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 xml:space="preserve"> “</w: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"_b46556717d2eedcc2400229c763532de"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Sekti siuntą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”</w:t>
              </w:r>
            </w:ins>
          </w:p>
        </w:tc>
      </w:tr>
      <w:tr w:rsidR="00607D13" w:rsidRPr="00607D13" w14:paraId="278B07F3" w14:textId="77777777" w:rsidTr="00AD0314">
        <w:trPr>
          <w:jc w:val="center"/>
          <w:ins w:id="175" w:author="oORimvydasOo oOo" w:date="2020-03-09T12:17:00Z"/>
        </w:trPr>
        <w:tc>
          <w:tcPr>
            <w:tcW w:w="1491" w:type="dxa"/>
            <w:vMerge/>
          </w:tcPr>
          <w:p w14:paraId="02C598CF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76" w:author="oORimvydasOo oOo" w:date="2020-03-09T12:17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7183FC36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77" w:author="oORimvydasOo oOo" w:date="2020-03-09T12:17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178" w:author="oORimvydasOo oOo" w:date="2020-03-09T12:17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Specializuojami PA</w:t>
              </w:r>
            </w:ins>
          </w:p>
        </w:tc>
        <w:tc>
          <w:tcPr>
            <w:tcW w:w="6143" w:type="dxa"/>
            <w:gridSpan w:val="2"/>
          </w:tcPr>
          <w:p w14:paraId="6F6F9A9A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79" w:author="oORimvydasOo oOo" w:date="2020-03-09T12:17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4F71F919" w14:textId="77777777" w:rsidTr="00AD0314">
        <w:trPr>
          <w:jc w:val="center"/>
          <w:ins w:id="180" w:author="oORimvydasOo oOo" w:date="2020-03-09T12:17:00Z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CAE73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81" w:author="oORimvydasOo oOo" w:date="2020-03-09T12:17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182" w:author="oORimvydasOo oOo" w:date="2020-03-09T12:17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Po sąlyga</w:t>
              </w:r>
            </w:ins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3BF5" w14:textId="77777777" w:rsidR="00607D13" w:rsidRPr="00607D13" w:rsidRDefault="00607D13">
            <w:pPr>
              <w:keepNext/>
              <w:widowControl w:val="0"/>
              <w:autoSpaceDN w:val="0"/>
              <w:adjustRightInd w:val="0"/>
              <w:spacing w:after="0" w:line="240" w:lineRule="auto"/>
              <w:rPr>
                <w:ins w:id="183" w:author="oORimvydasOo oOo" w:date="2020-03-09T12:17:00Z"/>
                <w:rFonts w:ascii="Arial" w:eastAsia="Times New Roman" w:hAnsi="Arial" w:cs="Arial"/>
                <w:sz w:val="20"/>
                <w:szCs w:val="20"/>
                <w:lang w:bidi="th-TH"/>
              </w:rPr>
              <w:pPrChange w:id="184" w:author="oORimvydasOo oOo" w:date="2020-03-09T12:18:00Z">
                <w:pPr>
                  <w:widowControl w:val="0"/>
                  <w:autoSpaceDN w:val="0"/>
                  <w:adjustRightInd w:val="0"/>
                  <w:spacing w:after="0" w:line="240" w:lineRule="auto"/>
                </w:pPr>
              </w:pPrChange>
            </w:pPr>
            <w:ins w:id="185" w:author="oORimvydasOo oOo" w:date="2020-03-09T12:17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Pateikiama užsakymo informacija.</w:t>
              </w:r>
            </w:ins>
          </w:p>
        </w:tc>
      </w:tr>
    </w:tbl>
    <w:p w14:paraId="65847712" w14:textId="2DEAB406" w:rsidR="00607D13" w:rsidRDefault="00607D13" w:rsidP="00607D13">
      <w:pPr>
        <w:pStyle w:val="Caption"/>
        <w:rPr>
          <w:ins w:id="186" w:author="oORimvydasOo oOo" w:date="2020-03-09T12:18:00Z"/>
        </w:rPr>
      </w:pPr>
      <w:ins w:id="187" w:author="oORimvydasOo oOo" w:date="2020-03-09T12:18:00Z">
        <w:r>
          <w:t xml:space="preserve">lentelė </w:t>
        </w:r>
      </w:ins>
      <w:fldSimple w:instr=" SEQ lentelė \* ARABIC ">
        <w:r w:rsidR="00BC52EF">
          <w:rPr>
            <w:noProof/>
          </w:rPr>
          <w:t>2</w:t>
        </w:r>
      </w:fldSimple>
      <w:ins w:id="188" w:author="oORimvydasOo oOo" w:date="2020-03-09T12:18:00Z">
        <w:r>
          <w:t xml:space="preserve"> "Peržiūrėti užsakymą"</w:t>
        </w:r>
      </w:ins>
    </w:p>
    <w:p w14:paraId="4506DBEA" w14:textId="77777777" w:rsidR="00607D13" w:rsidRDefault="00607D13">
      <w:pPr>
        <w:keepNext/>
        <w:rPr>
          <w:ins w:id="189" w:author="oORimvydasOo oOo" w:date="2020-03-09T12:18:00Z"/>
        </w:rPr>
        <w:pPrChange w:id="190" w:author="oORimvydasOo oOo" w:date="2020-03-09T12:18:00Z">
          <w:pPr/>
        </w:pPrChange>
      </w:pPr>
      <w:ins w:id="191" w:author="oORimvydasOo oOo" w:date="2020-03-09T12:18:00Z">
        <w:r>
          <w:rPr>
            <w:noProof/>
          </w:rPr>
          <w:lastRenderedPageBreak/>
          <w:drawing>
            <wp:inline distT="0" distB="0" distL="0" distR="0" wp14:anchorId="4375F3D4" wp14:editId="1F17E22F">
              <wp:extent cx="6105525" cy="4393249"/>
              <wp:effectExtent l="0" t="0" r="0" b="0"/>
              <wp:docPr id="10" name="Picture -1273089409.png" descr="-127308940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-1273089409.png"/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05525" cy="43932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332C49" w14:textId="14A26F4F" w:rsidR="00607D13" w:rsidRDefault="00607D13" w:rsidP="00607D13">
      <w:pPr>
        <w:pStyle w:val="Caption"/>
        <w:rPr>
          <w:ins w:id="192" w:author="oORimvydasOo oOo" w:date="2020-03-09T12:18:00Z"/>
        </w:rPr>
      </w:pPr>
      <w:ins w:id="193" w:author="oORimvydasOo oOo" w:date="2020-03-09T12:18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10</w:t>
      </w:r>
      <w:ins w:id="194" w:author="oORimvydasOo oOo" w:date="2020-03-09T12:18:00Z">
        <w:r>
          <w:fldChar w:fldCharType="end"/>
        </w:r>
        <w:r>
          <w:t xml:space="preserve"> </w:t>
        </w:r>
        <w:r w:rsidRPr="008F7FB7">
          <w:t>Panaudojimo atvejo “Peržiūrėti užsakymą” scenarijus</w:t>
        </w:r>
      </w:ins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607D13" w:rsidRPr="00607D13" w14:paraId="07F199C5" w14:textId="77777777" w:rsidTr="00AD0314">
        <w:trPr>
          <w:jc w:val="center"/>
          <w:ins w:id="195" w:author="oORimvydasOo oOo" w:date="2020-03-09T12:18:00Z"/>
        </w:trPr>
        <w:tc>
          <w:tcPr>
            <w:tcW w:w="3617" w:type="dxa"/>
            <w:gridSpan w:val="2"/>
          </w:tcPr>
          <w:p w14:paraId="0A09D298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96" w:author="oORimvydasOo oOo" w:date="2020-03-09T12:18:00Z"/>
                <w:rFonts w:ascii="Arial" w:eastAsia="Times New Roman" w:hAnsi="Arial" w:cs="Arial"/>
                <w:sz w:val="24"/>
                <w:szCs w:val="24"/>
                <w:lang w:bidi="th-TH"/>
              </w:rPr>
            </w:pPr>
            <w:ins w:id="197" w:author="oORimvydasOo oOo" w:date="2020-03-09T12:18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Panaudojimo atvejis</w:t>
              </w:r>
            </w:ins>
          </w:p>
        </w:tc>
        <w:tc>
          <w:tcPr>
            <w:tcW w:w="3827" w:type="dxa"/>
          </w:tcPr>
          <w:p w14:paraId="35E0D87A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198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199" w:author="oORimvydasOo oOo" w:date="2020-03-09T12:18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16 “Susirinkti automobilį”</w:t>
              </w:r>
            </w:ins>
          </w:p>
        </w:tc>
        <w:tc>
          <w:tcPr>
            <w:tcW w:w="2316" w:type="dxa"/>
          </w:tcPr>
          <w:p w14:paraId="0DDD9032" w14:textId="77777777" w:rsidR="00607D13" w:rsidRPr="00607D13" w:rsidRDefault="00607D13" w:rsidP="00607D13">
            <w:pPr>
              <w:spacing w:after="0" w:line="240" w:lineRule="auto"/>
              <w:jc w:val="right"/>
              <w:rPr>
                <w:ins w:id="200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01" w:author="oORimvydasOo oOo" w:date="2020-03-09T12:18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Rimvydas Neverauskas</w:t>
              </w:r>
            </w:ins>
          </w:p>
        </w:tc>
      </w:tr>
      <w:tr w:rsidR="00607D13" w:rsidRPr="00607D13" w14:paraId="5B55C518" w14:textId="77777777" w:rsidTr="00AD0314">
        <w:trPr>
          <w:jc w:val="center"/>
          <w:ins w:id="202" w:author="oORimvydasOo oOo" w:date="2020-03-09T12:18:00Z"/>
        </w:trPr>
        <w:tc>
          <w:tcPr>
            <w:tcW w:w="9760" w:type="dxa"/>
            <w:gridSpan w:val="4"/>
          </w:tcPr>
          <w:p w14:paraId="5AA4D89B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03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04" w:author="oORimvydasOo oOo" w:date="2020-03-09T12:18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Tikslas. </w:t>
              </w:r>
            </w:ins>
          </w:p>
          <w:p w14:paraId="01169B70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05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06" w:author="oORimvydasOo oOo" w:date="2020-03-09T12:18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Suteikti galimybę pirkejui užsisakyti automobilio surinkimo paslaugą, kurioje visas norimas automobilio dalis pirkėjas pasirinks pats, bei jas sudėti į automobilį.</w:t>
              </w:r>
            </w:ins>
          </w:p>
        </w:tc>
      </w:tr>
      <w:tr w:rsidR="00607D13" w:rsidRPr="00607D13" w14:paraId="653D9D2B" w14:textId="77777777" w:rsidTr="00AD0314">
        <w:trPr>
          <w:jc w:val="center"/>
          <w:ins w:id="207" w:author="oORimvydasOo oOo" w:date="2020-03-09T12:18:00Z"/>
        </w:trPr>
        <w:tc>
          <w:tcPr>
            <w:tcW w:w="9760" w:type="dxa"/>
            <w:gridSpan w:val="4"/>
          </w:tcPr>
          <w:p w14:paraId="04770669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08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09" w:author="oORimvydasOo oOo" w:date="2020-03-09T12:18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Aprašymas. 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 suteikia galimybę pirkejui užsisakyti automobilio surinkimo paslaugą, kurioje visas norimas automobilio dalis pirkėjas pasirinks pats, bei jas sudėti į automobilį.</w:t>
              </w:r>
            </w:ins>
          </w:p>
        </w:tc>
      </w:tr>
      <w:tr w:rsidR="00607D13" w:rsidRPr="00607D13" w14:paraId="3DC8A67D" w14:textId="77777777" w:rsidTr="00AD0314">
        <w:trPr>
          <w:jc w:val="center"/>
          <w:ins w:id="210" w:author="oORimvydasOo oOo" w:date="2020-03-09T12:18:00Z"/>
        </w:trPr>
        <w:tc>
          <w:tcPr>
            <w:tcW w:w="3617" w:type="dxa"/>
            <w:gridSpan w:val="2"/>
          </w:tcPr>
          <w:p w14:paraId="07C36F37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11" w:author="oORimvydasOo oOo" w:date="2020-03-09T12:18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12" w:author="oORimvydasOo oOo" w:date="2020-03-09T12:18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Prieš sąlyga</w:t>
              </w:r>
            </w:ins>
          </w:p>
        </w:tc>
        <w:tc>
          <w:tcPr>
            <w:tcW w:w="6143" w:type="dxa"/>
            <w:gridSpan w:val="2"/>
          </w:tcPr>
          <w:p w14:paraId="6F8E365E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13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14" w:author="oORimvydasOo oOo" w:date="2020-03-09T12:18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yra pagrindiniame puslapyje.</w:t>
              </w:r>
            </w:ins>
          </w:p>
        </w:tc>
      </w:tr>
      <w:tr w:rsidR="00607D13" w:rsidRPr="00607D13" w14:paraId="3093EFA1" w14:textId="77777777" w:rsidTr="00AD0314">
        <w:trPr>
          <w:jc w:val="center"/>
          <w:ins w:id="215" w:author="oORimvydasOo oOo" w:date="2020-03-09T12:18:00Z"/>
        </w:trPr>
        <w:tc>
          <w:tcPr>
            <w:tcW w:w="3617" w:type="dxa"/>
            <w:gridSpan w:val="2"/>
          </w:tcPr>
          <w:p w14:paraId="55A7EA71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16" w:author="oORimvydasOo oOo" w:date="2020-03-09T12:18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17" w:author="oORimvydasOo oOo" w:date="2020-03-09T12:18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Aktoriai</w:t>
              </w:r>
            </w:ins>
          </w:p>
        </w:tc>
        <w:tc>
          <w:tcPr>
            <w:tcW w:w="6143" w:type="dxa"/>
            <w:gridSpan w:val="2"/>
          </w:tcPr>
          <w:p w14:paraId="25D9D382" w14:textId="77777777" w:rsidR="00607D13" w:rsidRPr="00607D13" w:rsidRDefault="00607D13" w:rsidP="00607D13">
            <w:pPr>
              <w:spacing w:after="0" w:line="240" w:lineRule="auto"/>
              <w:rPr>
                <w:ins w:id="218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19" w:author="oORimvydasOo oOo" w:date="2020-03-09T12:18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</w:t>
              </w:r>
            </w:ins>
          </w:p>
        </w:tc>
      </w:tr>
      <w:tr w:rsidR="00607D13" w:rsidRPr="00607D13" w14:paraId="29E44853" w14:textId="77777777" w:rsidTr="00AD0314">
        <w:trPr>
          <w:jc w:val="center"/>
          <w:ins w:id="220" w:author="oORimvydasOo oOo" w:date="2020-03-09T12:18:00Z"/>
        </w:trPr>
        <w:tc>
          <w:tcPr>
            <w:tcW w:w="1491" w:type="dxa"/>
            <w:vMerge w:val="restart"/>
          </w:tcPr>
          <w:p w14:paraId="365CBF51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21" w:author="oORimvydasOo oOo" w:date="2020-03-09T12:18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22" w:author="oORimvydasOo oOo" w:date="2020-03-09T12:18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Susiję panaudojimo atvejai</w:t>
              </w:r>
            </w:ins>
          </w:p>
        </w:tc>
        <w:tc>
          <w:tcPr>
            <w:tcW w:w="2126" w:type="dxa"/>
          </w:tcPr>
          <w:p w14:paraId="1F245960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23" w:author="oORimvydasOo oOo" w:date="2020-03-09T12:18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224" w:author="oORimvydasOo oOo" w:date="2020-03-09T12:18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 xml:space="preserve">Apimami PA </w:t>
              </w:r>
            </w:ins>
          </w:p>
        </w:tc>
        <w:tc>
          <w:tcPr>
            <w:tcW w:w="6143" w:type="dxa"/>
            <w:gridSpan w:val="2"/>
          </w:tcPr>
          <w:p w14:paraId="50856E46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25" w:author="oORimvydasOo oOo" w:date="2020-03-09T12:18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3C76A0AD" w14:textId="77777777" w:rsidTr="00AD0314">
        <w:trPr>
          <w:jc w:val="center"/>
          <w:ins w:id="226" w:author="oORimvydasOo oOo" w:date="2020-03-09T12:18:00Z"/>
        </w:trPr>
        <w:tc>
          <w:tcPr>
            <w:tcW w:w="1491" w:type="dxa"/>
            <w:vMerge/>
          </w:tcPr>
          <w:p w14:paraId="35B76A46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27" w:author="oORimvydasOo oOo" w:date="2020-03-09T12:18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5874DC44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28" w:author="oORimvydasOo oOo" w:date="2020-03-09T12:18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229" w:author="oORimvydasOo oOo" w:date="2020-03-09T12:18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Išplečiantys PA</w:t>
              </w:r>
            </w:ins>
          </w:p>
        </w:tc>
        <w:tc>
          <w:tcPr>
            <w:tcW w:w="6143" w:type="dxa"/>
            <w:gridSpan w:val="2"/>
          </w:tcPr>
          <w:p w14:paraId="1632F891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30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31" w:author="oORimvydasOo oOo" w:date="2020-03-09T12:18:00Z"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"_149bb844336ef5479e0653160b1c8e19"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18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 xml:space="preserve"> “</w: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begin"/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instrText xml:space="preserve"> HYPERLINK \l "_149bb844336ef5479e0653160b1c8e19" </w:instrText>
              </w:r>
              <w:r w:rsidRPr="00607D13">
                <w:rPr>
                  <w:rFonts w:ascii="Angsana New" w:eastAsia="Times New Roman" w:hAnsi="Angsana New" w:cs="Angsana New"/>
                  <w:sz w:val="24"/>
                  <w:szCs w:val="24"/>
                  <w:lang w:val="en-US" w:bidi="th-TH"/>
                </w:rPr>
                <w:fldChar w:fldCharType="separate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Pasirinkti mašinos dalį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fldChar w:fldCharType="end"/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”</w:t>
              </w:r>
            </w:ins>
          </w:p>
        </w:tc>
      </w:tr>
      <w:tr w:rsidR="00607D13" w:rsidRPr="00607D13" w14:paraId="57DB5629" w14:textId="77777777" w:rsidTr="00AD0314">
        <w:trPr>
          <w:jc w:val="center"/>
          <w:ins w:id="232" w:author="oORimvydasOo oOo" w:date="2020-03-09T12:18:00Z"/>
        </w:trPr>
        <w:tc>
          <w:tcPr>
            <w:tcW w:w="1491" w:type="dxa"/>
            <w:vMerge/>
          </w:tcPr>
          <w:p w14:paraId="2DFEEA0F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33" w:author="oORimvydasOo oOo" w:date="2020-03-09T12:18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276619CB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34" w:author="oORimvydasOo oOo" w:date="2020-03-09T12:18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235" w:author="oORimvydasOo oOo" w:date="2020-03-09T12:18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Specializuojami PA</w:t>
              </w:r>
            </w:ins>
          </w:p>
        </w:tc>
        <w:tc>
          <w:tcPr>
            <w:tcW w:w="6143" w:type="dxa"/>
            <w:gridSpan w:val="2"/>
          </w:tcPr>
          <w:p w14:paraId="12F83A25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36" w:author="oORimvydasOo oOo" w:date="2020-03-09T12:18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013C5663" w14:textId="77777777" w:rsidTr="00AD0314">
        <w:trPr>
          <w:jc w:val="center"/>
          <w:ins w:id="237" w:author="oORimvydasOo oOo" w:date="2020-03-09T12:18:00Z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54FFE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38" w:author="oORimvydasOo oOo" w:date="2020-03-09T12:18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39" w:author="oORimvydasOo oOo" w:date="2020-03-09T12:18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Po sąlyga</w:t>
              </w:r>
            </w:ins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A88BB" w14:textId="77777777" w:rsidR="00607D13" w:rsidRPr="00607D13" w:rsidRDefault="00607D13">
            <w:pPr>
              <w:keepNext/>
              <w:widowControl w:val="0"/>
              <w:autoSpaceDN w:val="0"/>
              <w:adjustRightInd w:val="0"/>
              <w:spacing w:after="0" w:line="240" w:lineRule="auto"/>
              <w:rPr>
                <w:ins w:id="240" w:author="oORimvydasOo oOo" w:date="2020-03-09T12:18:00Z"/>
                <w:rFonts w:ascii="Arial" w:eastAsia="Times New Roman" w:hAnsi="Arial" w:cs="Arial"/>
                <w:sz w:val="20"/>
                <w:szCs w:val="20"/>
                <w:lang w:bidi="th-TH"/>
              </w:rPr>
              <w:pPrChange w:id="241" w:author="oORimvydasOo oOo" w:date="2020-03-09T12:19:00Z">
                <w:pPr>
                  <w:widowControl w:val="0"/>
                  <w:autoSpaceDN w:val="0"/>
                  <w:adjustRightInd w:val="0"/>
                  <w:spacing w:after="0" w:line="240" w:lineRule="auto"/>
                </w:pPr>
              </w:pPrChange>
            </w:pPr>
            <w:ins w:id="242" w:author="oORimvydasOo oOo" w:date="2020-03-09T12:18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pasirinks visas norimas automobiliui surinkti dalis.</w:t>
              </w:r>
            </w:ins>
          </w:p>
        </w:tc>
      </w:tr>
    </w:tbl>
    <w:p w14:paraId="543800AA" w14:textId="6075BDBE" w:rsidR="00607D13" w:rsidRDefault="00607D13" w:rsidP="00607D13">
      <w:pPr>
        <w:pStyle w:val="Caption"/>
        <w:rPr>
          <w:ins w:id="243" w:author="oORimvydasOo oOo" w:date="2020-03-09T12:19:00Z"/>
        </w:rPr>
      </w:pPr>
      <w:ins w:id="244" w:author="oORimvydasOo oOo" w:date="2020-03-09T12:19:00Z">
        <w:r>
          <w:t xml:space="preserve">lentelė </w:t>
        </w:r>
      </w:ins>
      <w:fldSimple w:instr=" SEQ lentelė \* ARABIC ">
        <w:r w:rsidR="00BC52EF">
          <w:rPr>
            <w:noProof/>
          </w:rPr>
          <w:t>3</w:t>
        </w:r>
      </w:fldSimple>
      <w:ins w:id="245" w:author="oORimvydasOo oOo" w:date="2020-03-09T12:19:00Z">
        <w:r>
          <w:t xml:space="preserve"> "Susirinkti automobilį"</w:t>
        </w:r>
      </w:ins>
    </w:p>
    <w:p w14:paraId="6166FF85" w14:textId="77777777" w:rsidR="00607D13" w:rsidRDefault="00607D13">
      <w:pPr>
        <w:keepNext/>
        <w:rPr>
          <w:ins w:id="246" w:author="oORimvydasOo oOo" w:date="2020-03-09T12:19:00Z"/>
        </w:rPr>
        <w:pPrChange w:id="247" w:author="oORimvydasOo oOo" w:date="2020-03-09T12:19:00Z">
          <w:pPr/>
        </w:pPrChange>
      </w:pPr>
      <w:ins w:id="248" w:author="oORimvydasOo oOo" w:date="2020-03-09T12:19:00Z">
        <w:r>
          <w:rPr>
            <w:noProof/>
          </w:rPr>
          <w:lastRenderedPageBreak/>
          <w:drawing>
            <wp:inline distT="0" distB="0" distL="0" distR="0" wp14:anchorId="1052589A" wp14:editId="421DCABC">
              <wp:extent cx="6105525" cy="5678565"/>
              <wp:effectExtent l="0" t="0" r="0" b="0"/>
              <wp:docPr id="18" name="Picture 1459214923.png" descr="145921492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1459214923.png"/>
                      <pic:cNvPicPr/>
                    </pic:nvPicPr>
                    <pic:blipFill>
                      <a:blip r:embed="rId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05525" cy="5678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A18A41" w14:textId="6E6B8A8C" w:rsidR="00607D13" w:rsidRDefault="00607D13" w:rsidP="00607D13">
      <w:pPr>
        <w:pStyle w:val="Caption"/>
        <w:rPr>
          <w:ins w:id="249" w:author="oORimvydasOo oOo" w:date="2020-03-09T12:19:00Z"/>
        </w:rPr>
      </w:pPr>
      <w:ins w:id="250" w:author="oORimvydasOo oOo" w:date="2020-03-09T12:19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11</w:t>
      </w:r>
      <w:ins w:id="251" w:author="oORimvydasOo oOo" w:date="2020-03-09T12:19:00Z">
        <w:r>
          <w:fldChar w:fldCharType="end"/>
        </w:r>
        <w:r>
          <w:t xml:space="preserve"> </w:t>
        </w:r>
        <w:r w:rsidRPr="00B11B9A">
          <w:t>Panaudojimo atvejo “Susirinkti automobilį” scenarijus</w:t>
        </w:r>
      </w:ins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607D13" w:rsidRPr="00607D13" w14:paraId="6E151168" w14:textId="77777777" w:rsidTr="00AD0314">
        <w:trPr>
          <w:jc w:val="center"/>
          <w:ins w:id="252" w:author="oORimvydasOo oOo" w:date="2020-03-09T12:20:00Z"/>
        </w:trPr>
        <w:tc>
          <w:tcPr>
            <w:tcW w:w="3617" w:type="dxa"/>
            <w:gridSpan w:val="2"/>
          </w:tcPr>
          <w:p w14:paraId="54BB4C51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53" w:author="oORimvydasOo oOo" w:date="2020-03-09T12:20:00Z"/>
                <w:rFonts w:ascii="Arial" w:eastAsia="Times New Roman" w:hAnsi="Arial" w:cs="Arial"/>
                <w:sz w:val="24"/>
                <w:szCs w:val="24"/>
                <w:lang w:bidi="th-TH"/>
              </w:rPr>
            </w:pPr>
            <w:ins w:id="254" w:author="oORimvydasOo oOo" w:date="2020-03-09T12:20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Panaudojimo atvejis</w:t>
              </w:r>
            </w:ins>
          </w:p>
        </w:tc>
        <w:tc>
          <w:tcPr>
            <w:tcW w:w="3827" w:type="dxa"/>
          </w:tcPr>
          <w:p w14:paraId="306BA421" w14:textId="3EF37DD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55" w:author="oORimvydasOo oOo" w:date="2020-03-09T12:20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56" w:author="oORimvydasOo oOo" w:date="2020-03-09T12:20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 xml:space="preserve">18 “Pasirinkti </w:t>
              </w:r>
              <w:r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automobi</w:t>
              </w:r>
            </w:ins>
            <w:ins w:id="257" w:author="oORimvydasOo oOo" w:date="2020-03-09T12:21:00Z">
              <w:r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lio</w:t>
              </w:r>
            </w:ins>
            <w:ins w:id="258" w:author="oORimvydasOo oOo" w:date="2020-03-09T12:20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 xml:space="preserve"> dalį”</w:t>
              </w:r>
            </w:ins>
          </w:p>
        </w:tc>
        <w:tc>
          <w:tcPr>
            <w:tcW w:w="2316" w:type="dxa"/>
          </w:tcPr>
          <w:p w14:paraId="2C8464A0" w14:textId="77777777" w:rsidR="00607D13" w:rsidRPr="00607D13" w:rsidRDefault="00607D13" w:rsidP="00607D13">
            <w:pPr>
              <w:spacing w:after="0" w:line="240" w:lineRule="auto"/>
              <w:jc w:val="right"/>
              <w:rPr>
                <w:ins w:id="259" w:author="oORimvydasOo oOo" w:date="2020-03-09T12:20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60" w:author="oORimvydasOo oOo" w:date="2020-03-09T12:20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Rimvydas Neverauskas</w:t>
              </w:r>
            </w:ins>
          </w:p>
        </w:tc>
      </w:tr>
      <w:tr w:rsidR="00607D13" w:rsidRPr="00607D13" w14:paraId="27AD8E44" w14:textId="77777777" w:rsidTr="00AD0314">
        <w:trPr>
          <w:jc w:val="center"/>
          <w:ins w:id="261" w:author="oORimvydasOo oOo" w:date="2020-03-09T12:20:00Z"/>
        </w:trPr>
        <w:tc>
          <w:tcPr>
            <w:tcW w:w="9760" w:type="dxa"/>
            <w:gridSpan w:val="4"/>
          </w:tcPr>
          <w:p w14:paraId="3949C755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62" w:author="oORimvydasOo oOo" w:date="2020-03-09T12:20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63" w:author="oORimvydasOo oOo" w:date="2020-03-09T12:20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Tikslas. </w:t>
              </w:r>
            </w:ins>
          </w:p>
          <w:p w14:paraId="5E70C7CB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64" w:author="oORimvydasOo oOo" w:date="2020-03-09T12:20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65" w:author="oORimvydasOo oOo" w:date="2020-03-09T12:20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pasirenka norimą dalį, kuri bus įdėta į automobilį.</w:t>
              </w:r>
            </w:ins>
          </w:p>
        </w:tc>
      </w:tr>
      <w:tr w:rsidR="00607D13" w:rsidRPr="00607D13" w14:paraId="143CFE0A" w14:textId="77777777" w:rsidTr="00AD0314">
        <w:trPr>
          <w:jc w:val="center"/>
          <w:ins w:id="266" w:author="oORimvydasOo oOo" w:date="2020-03-09T12:20:00Z"/>
        </w:trPr>
        <w:tc>
          <w:tcPr>
            <w:tcW w:w="9760" w:type="dxa"/>
            <w:gridSpan w:val="4"/>
          </w:tcPr>
          <w:p w14:paraId="4837802C" w14:textId="1E2F8A02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67" w:author="oORimvydasOo oOo" w:date="2020-03-09T12:20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68" w:author="oORimvydasOo oOo" w:date="2020-03-09T12:20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Aprašymas. </w:t>
              </w:r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 suteikia galimybę pirkėjui pridėti norimą dalį prie surenkamo automobilio.</w:t>
              </w:r>
            </w:ins>
          </w:p>
        </w:tc>
      </w:tr>
      <w:tr w:rsidR="00607D13" w:rsidRPr="00607D13" w14:paraId="26CADDC7" w14:textId="77777777" w:rsidTr="00AD0314">
        <w:trPr>
          <w:jc w:val="center"/>
          <w:ins w:id="269" w:author="oORimvydasOo oOo" w:date="2020-03-09T12:20:00Z"/>
        </w:trPr>
        <w:tc>
          <w:tcPr>
            <w:tcW w:w="3617" w:type="dxa"/>
            <w:gridSpan w:val="2"/>
          </w:tcPr>
          <w:p w14:paraId="02EA8840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70" w:author="oORimvydasOo oOo" w:date="2020-03-09T12:20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71" w:author="oORimvydasOo oOo" w:date="2020-03-09T12:20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Prieš sąlyga</w:t>
              </w:r>
            </w:ins>
          </w:p>
        </w:tc>
        <w:tc>
          <w:tcPr>
            <w:tcW w:w="6143" w:type="dxa"/>
            <w:gridSpan w:val="2"/>
          </w:tcPr>
          <w:p w14:paraId="7A799EB7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72" w:author="oORimvydasOo oOo" w:date="2020-03-09T12:20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273" w:author="oORimvydasOo oOo" w:date="2020-03-09T12:20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yra automobilio surinkimo puslapyje.</w:t>
              </w:r>
            </w:ins>
          </w:p>
        </w:tc>
      </w:tr>
      <w:tr w:rsidR="00607D13" w:rsidRPr="00607D13" w14:paraId="0D886B77" w14:textId="77777777" w:rsidTr="00AD0314">
        <w:trPr>
          <w:jc w:val="center"/>
          <w:ins w:id="274" w:author="oORimvydasOo oOo" w:date="2020-03-09T12:20:00Z"/>
        </w:trPr>
        <w:tc>
          <w:tcPr>
            <w:tcW w:w="3617" w:type="dxa"/>
            <w:gridSpan w:val="2"/>
          </w:tcPr>
          <w:p w14:paraId="4FAAD91C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75" w:author="oORimvydasOo oOo" w:date="2020-03-09T12:20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76" w:author="oORimvydasOo oOo" w:date="2020-03-09T12:20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Aktoriai</w:t>
              </w:r>
            </w:ins>
          </w:p>
        </w:tc>
        <w:tc>
          <w:tcPr>
            <w:tcW w:w="6143" w:type="dxa"/>
            <w:gridSpan w:val="2"/>
          </w:tcPr>
          <w:p w14:paraId="6857DB64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77" w:author="oORimvydasOo oOo" w:date="2020-03-09T12:20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7D09DECC" w14:textId="77777777" w:rsidTr="00AD0314">
        <w:trPr>
          <w:jc w:val="center"/>
          <w:ins w:id="278" w:author="oORimvydasOo oOo" w:date="2020-03-09T12:20:00Z"/>
        </w:trPr>
        <w:tc>
          <w:tcPr>
            <w:tcW w:w="1491" w:type="dxa"/>
            <w:vMerge w:val="restart"/>
          </w:tcPr>
          <w:p w14:paraId="458F696E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79" w:author="oORimvydasOo oOo" w:date="2020-03-09T12:20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80" w:author="oORimvydasOo oOo" w:date="2020-03-09T12:20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Susiję panaudojimo atvejai</w:t>
              </w:r>
            </w:ins>
          </w:p>
        </w:tc>
        <w:tc>
          <w:tcPr>
            <w:tcW w:w="2126" w:type="dxa"/>
          </w:tcPr>
          <w:p w14:paraId="29CC7974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81" w:author="oORimvydasOo oOo" w:date="2020-03-09T12:20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282" w:author="oORimvydasOo oOo" w:date="2020-03-09T12:20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 xml:space="preserve">Apimami PA </w:t>
              </w:r>
            </w:ins>
          </w:p>
        </w:tc>
        <w:tc>
          <w:tcPr>
            <w:tcW w:w="6143" w:type="dxa"/>
            <w:gridSpan w:val="2"/>
          </w:tcPr>
          <w:p w14:paraId="245C1E79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83" w:author="oORimvydasOo oOo" w:date="2020-03-09T12:20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422CC723" w14:textId="77777777" w:rsidTr="00AD0314">
        <w:trPr>
          <w:jc w:val="center"/>
          <w:ins w:id="284" w:author="oORimvydasOo oOo" w:date="2020-03-09T12:20:00Z"/>
        </w:trPr>
        <w:tc>
          <w:tcPr>
            <w:tcW w:w="1491" w:type="dxa"/>
            <w:vMerge/>
          </w:tcPr>
          <w:p w14:paraId="7EB525F3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85" w:author="oORimvydasOo oOo" w:date="2020-03-09T12:20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067DE693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86" w:author="oORimvydasOo oOo" w:date="2020-03-09T12:20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287" w:author="oORimvydasOo oOo" w:date="2020-03-09T12:20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Išplečiantys PA</w:t>
              </w:r>
            </w:ins>
          </w:p>
        </w:tc>
        <w:tc>
          <w:tcPr>
            <w:tcW w:w="6143" w:type="dxa"/>
            <w:gridSpan w:val="2"/>
          </w:tcPr>
          <w:p w14:paraId="27033C4B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88" w:author="oORimvydasOo oOo" w:date="2020-03-09T12:20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0BBDC107" w14:textId="77777777" w:rsidTr="00AD0314">
        <w:trPr>
          <w:jc w:val="center"/>
          <w:ins w:id="289" w:author="oORimvydasOo oOo" w:date="2020-03-09T12:20:00Z"/>
        </w:trPr>
        <w:tc>
          <w:tcPr>
            <w:tcW w:w="1491" w:type="dxa"/>
            <w:vMerge/>
          </w:tcPr>
          <w:p w14:paraId="4AE064E7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90" w:author="oORimvydasOo oOo" w:date="2020-03-09T12:20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1D8BCDEF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91" w:author="oORimvydasOo oOo" w:date="2020-03-09T12:20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292" w:author="oORimvydasOo oOo" w:date="2020-03-09T12:20:00Z">
              <w:r w:rsidRPr="00607D13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Specializuojami PA</w:t>
              </w:r>
            </w:ins>
          </w:p>
        </w:tc>
        <w:tc>
          <w:tcPr>
            <w:tcW w:w="6143" w:type="dxa"/>
            <w:gridSpan w:val="2"/>
          </w:tcPr>
          <w:p w14:paraId="1767FF67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93" w:author="oORimvydasOo oOo" w:date="2020-03-09T12:20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607D13" w:rsidRPr="00607D13" w14:paraId="54DBA3E4" w14:textId="77777777" w:rsidTr="00AD0314">
        <w:trPr>
          <w:jc w:val="center"/>
          <w:ins w:id="294" w:author="oORimvydasOo oOo" w:date="2020-03-09T12:20:00Z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DC46" w14:textId="77777777" w:rsidR="00607D13" w:rsidRPr="00607D13" w:rsidRDefault="00607D13" w:rsidP="00607D13">
            <w:pPr>
              <w:widowControl w:val="0"/>
              <w:autoSpaceDN w:val="0"/>
              <w:adjustRightInd w:val="0"/>
              <w:spacing w:after="0" w:line="240" w:lineRule="auto"/>
              <w:rPr>
                <w:ins w:id="295" w:author="oORimvydasOo oOo" w:date="2020-03-09T12:20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296" w:author="oORimvydasOo oOo" w:date="2020-03-09T12:20:00Z">
              <w:r w:rsidRPr="00607D13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Po sąlyga</w:t>
              </w:r>
            </w:ins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91BC8" w14:textId="77777777" w:rsidR="00607D13" w:rsidRPr="00607D13" w:rsidRDefault="00607D13">
            <w:pPr>
              <w:keepNext/>
              <w:widowControl w:val="0"/>
              <w:autoSpaceDN w:val="0"/>
              <w:adjustRightInd w:val="0"/>
              <w:spacing w:after="0" w:line="240" w:lineRule="auto"/>
              <w:rPr>
                <w:ins w:id="297" w:author="oORimvydasOo oOo" w:date="2020-03-09T12:20:00Z"/>
                <w:rFonts w:ascii="Arial" w:eastAsia="Times New Roman" w:hAnsi="Arial" w:cs="Arial"/>
                <w:sz w:val="20"/>
                <w:szCs w:val="20"/>
                <w:lang w:bidi="th-TH"/>
              </w:rPr>
              <w:pPrChange w:id="298" w:author="oORimvydasOo oOo" w:date="2020-03-09T12:20:00Z">
                <w:pPr>
                  <w:widowControl w:val="0"/>
                  <w:autoSpaceDN w:val="0"/>
                  <w:adjustRightInd w:val="0"/>
                  <w:spacing w:after="0" w:line="240" w:lineRule="auto"/>
                </w:pPr>
              </w:pPrChange>
            </w:pPr>
            <w:ins w:id="299" w:author="oORimvydasOo oOo" w:date="2020-03-09T12:20:00Z">
              <w:r w:rsidRPr="00607D13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Pasirinkta dalis yra pridedama prie pirkėjo surenkamo automobilio.</w:t>
              </w:r>
            </w:ins>
          </w:p>
        </w:tc>
      </w:tr>
    </w:tbl>
    <w:p w14:paraId="0BCA22A7" w14:textId="147736A9" w:rsidR="00607D13" w:rsidRDefault="00607D13" w:rsidP="00607D13">
      <w:pPr>
        <w:pStyle w:val="Caption"/>
        <w:rPr>
          <w:ins w:id="300" w:author="oORimvydasOo oOo" w:date="2020-03-09T12:23:00Z"/>
        </w:rPr>
      </w:pPr>
      <w:ins w:id="301" w:author="oORimvydasOo oOo" w:date="2020-03-09T12:20:00Z">
        <w:r>
          <w:t xml:space="preserve">lentelė </w:t>
        </w:r>
      </w:ins>
      <w:fldSimple w:instr=" SEQ lentelė \* ARABIC ">
        <w:r w:rsidR="00BC52EF">
          <w:rPr>
            <w:noProof/>
          </w:rPr>
          <w:t>4</w:t>
        </w:r>
      </w:fldSimple>
      <w:ins w:id="302" w:author="oORimvydasOo oOo" w:date="2020-03-09T12:20:00Z">
        <w:r>
          <w:t xml:space="preserve"> "Pasirinkti automobilio dalį"</w:t>
        </w:r>
      </w:ins>
    </w:p>
    <w:p w14:paraId="54A2E8A9" w14:textId="77777777" w:rsidR="00607D13" w:rsidRDefault="00607D13">
      <w:pPr>
        <w:keepNext/>
        <w:rPr>
          <w:ins w:id="303" w:author="oORimvydasOo oOo" w:date="2020-03-09T12:23:00Z"/>
        </w:rPr>
        <w:pPrChange w:id="304" w:author="oORimvydasOo oOo" w:date="2020-03-09T12:23:00Z">
          <w:pPr/>
        </w:pPrChange>
      </w:pPr>
      <w:ins w:id="305" w:author="oORimvydasOo oOo" w:date="2020-03-09T12:23:00Z">
        <w:r>
          <w:rPr>
            <w:noProof/>
          </w:rPr>
          <w:lastRenderedPageBreak/>
          <w:drawing>
            <wp:inline distT="0" distB="0" distL="0" distR="0" wp14:anchorId="55F79652" wp14:editId="164EA348">
              <wp:extent cx="6076950" cy="6029325"/>
              <wp:effectExtent l="0" t="0" r="0" b="0"/>
              <wp:docPr id="22" name="Picture -1615898780.png" descr="-161589878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-1615898780.png"/>
                      <pic:cNvPicPr/>
                    </pic:nvPicPr>
                    <pic:blipFill>
                      <a:blip r:embed="rId1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76950" cy="6029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49D02C" w14:textId="646F182C" w:rsidR="00607D13" w:rsidRDefault="00607D13" w:rsidP="00607D13">
      <w:pPr>
        <w:pStyle w:val="Caption"/>
        <w:rPr>
          <w:ins w:id="306" w:author="oORimvydasOo oOo" w:date="2020-03-09T12:23:00Z"/>
        </w:rPr>
      </w:pPr>
      <w:ins w:id="307" w:author="oORimvydasOo oOo" w:date="2020-03-09T12:23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12</w:t>
      </w:r>
      <w:ins w:id="308" w:author="oORimvydasOo oOo" w:date="2020-03-09T12:23:00Z">
        <w:r>
          <w:fldChar w:fldCharType="end"/>
        </w:r>
        <w:r>
          <w:t xml:space="preserve"> </w:t>
        </w:r>
        <w:r w:rsidRPr="00111540">
          <w:t>Panaudojimo atvejo “Pasirinkti automobilio dalį” scenarijus</w:t>
        </w:r>
      </w:ins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4142B4" w:rsidRPr="004142B4" w14:paraId="335952B9" w14:textId="77777777" w:rsidTr="00AD0314">
        <w:trPr>
          <w:jc w:val="center"/>
          <w:ins w:id="309" w:author="oORimvydasOo oOo" w:date="2020-03-09T12:23:00Z"/>
        </w:trPr>
        <w:tc>
          <w:tcPr>
            <w:tcW w:w="3617" w:type="dxa"/>
            <w:gridSpan w:val="2"/>
          </w:tcPr>
          <w:p w14:paraId="346DD6E4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10" w:author="oORimvydasOo oOo" w:date="2020-03-09T12:23:00Z"/>
                <w:rFonts w:ascii="Arial" w:eastAsia="Times New Roman" w:hAnsi="Arial" w:cs="Arial"/>
                <w:sz w:val="24"/>
                <w:szCs w:val="24"/>
                <w:lang w:bidi="th-TH"/>
              </w:rPr>
            </w:pPr>
            <w:ins w:id="311" w:author="oORimvydasOo oOo" w:date="2020-03-09T12:23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Panaudojimo atvejis</w:t>
              </w:r>
            </w:ins>
          </w:p>
        </w:tc>
        <w:tc>
          <w:tcPr>
            <w:tcW w:w="3827" w:type="dxa"/>
          </w:tcPr>
          <w:p w14:paraId="74D9B5ED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12" w:author="oORimvydasOo oOo" w:date="2020-03-09T12:23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13" w:author="oORimvydasOo oOo" w:date="2020-03-09T12:23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22 “Ištrinti prekę iš krepšelio”</w:t>
              </w:r>
            </w:ins>
          </w:p>
        </w:tc>
        <w:tc>
          <w:tcPr>
            <w:tcW w:w="2316" w:type="dxa"/>
          </w:tcPr>
          <w:p w14:paraId="5F2541C7" w14:textId="77777777" w:rsidR="004142B4" w:rsidRPr="004142B4" w:rsidRDefault="004142B4" w:rsidP="004142B4">
            <w:pPr>
              <w:spacing w:after="0" w:line="240" w:lineRule="auto"/>
              <w:jc w:val="right"/>
              <w:rPr>
                <w:ins w:id="314" w:author="oORimvydasOo oOo" w:date="2020-03-09T12:23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15" w:author="oORimvydasOo oOo" w:date="2020-03-09T12:23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Rimvydas Neverauskas</w:t>
              </w:r>
            </w:ins>
          </w:p>
        </w:tc>
      </w:tr>
      <w:tr w:rsidR="004142B4" w:rsidRPr="004142B4" w14:paraId="1D3C5339" w14:textId="77777777" w:rsidTr="00AD0314">
        <w:trPr>
          <w:jc w:val="center"/>
          <w:ins w:id="316" w:author="oORimvydasOo oOo" w:date="2020-03-09T12:23:00Z"/>
        </w:trPr>
        <w:tc>
          <w:tcPr>
            <w:tcW w:w="9760" w:type="dxa"/>
            <w:gridSpan w:val="4"/>
          </w:tcPr>
          <w:p w14:paraId="04C75E79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17" w:author="oORimvydasOo oOo" w:date="2020-03-09T12:23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18" w:author="oORimvydasOo oOo" w:date="2020-03-09T12:23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Tikslas. </w:t>
              </w:r>
            </w:ins>
          </w:p>
          <w:p w14:paraId="6F800492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19" w:author="oORimvydasOo oOo" w:date="2020-03-09T12:23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20" w:author="oORimvydasOo oOo" w:date="2020-03-09T12:23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Pašalinti prekę iš krepšelio.</w:t>
              </w:r>
            </w:ins>
          </w:p>
        </w:tc>
      </w:tr>
      <w:tr w:rsidR="004142B4" w:rsidRPr="004142B4" w14:paraId="02F71582" w14:textId="77777777" w:rsidTr="00AD0314">
        <w:trPr>
          <w:jc w:val="center"/>
          <w:ins w:id="321" w:author="oORimvydasOo oOo" w:date="2020-03-09T12:23:00Z"/>
        </w:trPr>
        <w:tc>
          <w:tcPr>
            <w:tcW w:w="9760" w:type="dxa"/>
            <w:gridSpan w:val="4"/>
          </w:tcPr>
          <w:p w14:paraId="2E5160B0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22" w:author="oORimvydasOo oOo" w:date="2020-03-09T12:23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23" w:author="oORimvydasOo oOo" w:date="2020-03-09T12:23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Aprašymas. </w:t>
              </w:r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 suteikia galimybę pašalinti prekę iš pirkėjo krepšelio.</w:t>
              </w:r>
            </w:ins>
          </w:p>
        </w:tc>
      </w:tr>
      <w:tr w:rsidR="004142B4" w:rsidRPr="004142B4" w14:paraId="482B6FEF" w14:textId="77777777" w:rsidTr="00AD0314">
        <w:trPr>
          <w:jc w:val="center"/>
          <w:ins w:id="324" w:author="oORimvydasOo oOo" w:date="2020-03-09T12:23:00Z"/>
        </w:trPr>
        <w:tc>
          <w:tcPr>
            <w:tcW w:w="3617" w:type="dxa"/>
            <w:gridSpan w:val="2"/>
          </w:tcPr>
          <w:p w14:paraId="5C00E056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25" w:author="oORimvydasOo oOo" w:date="2020-03-09T12:23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326" w:author="oORimvydasOo oOo" w:date="2020-03-09T12:23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Prieš sąlyga</w:t>
              </w:r>
            </w:ins>
          </w:p>
        </w:tc>
        <w:tc>
          <w:tcPr>
            <w:tcW w:w="6143" w:type="dxa"/>
            <w:gridSpan w:val="2"/>
          </w:tcPr>
          <w:p w14:paraId="28AB215B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27" w:author="oORimvydasOo oOo" w:date="2020-03-09T12:23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28" w:author="oORimvydasOo oOo" w:date="2020-03-09T12:23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yra krepšelio peržiūrėjimo puslapyje.</w:t>
              </w:r>
            </w:ins>
          </w:p>
        </w:tc>
      </w:tr>
      <w:tr w:rsidR="004142B4" w:rsidRPr="004142B4" w14:paraId="402EA220" w14:textId="77777777" w:rsidTr="00AD0314">
        <w:trPr>
          <w:jc w:val="center"/>
          <w:ins w:id="329" w:author="oORimvydasOo oOo" w:date="2020-03-09T12:23:00Z"/>
        </w:trPr>
        <w:tc>
          <w:tcPr>
            <w:tcW w:w="3617" w:type="dxa"/>
            <w:gridSpan w:val="2"/>
          </w:tcPr>
          <w:p w14:paraId="4571EF6D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30" w:author="oORimvydasOo oOo" w:date="2020-03-09T12:23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331" w:author="oORimvydasOo oOo" w:date="2020-03-09T12:23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Aktoriai</w:t>
              </w:r>
            </w:ins>
          </w:p>
        </w:tc>
        <w:tc>
          <w:tcPr>
            <w:tcW w:w="6143" w:type="dxa"/>
            <w:gridSpan w:val="2"/>
          </w:tcPr>
          <w:p w14:paraId="3EFB0D01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32" w:author="oORimvydasOo oOo" w:date="2020-03-09T12:23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79FA507F" w14:textId="77777777" w:rsidTr="00AD0314">
        <w:trPr>
          <w:jc w:val="center"/>
          <w:ins w:id="333" w:author="oORimvydasOo oOo" w:date="2020-03-09T12:23:00Z"/>
        </w:trPr>
        <w:tc>
          <w:tcPr>
            <w:tcW w:w="1491" w:type="dxa"/>
            <w:vMerge w:val="restart"/>
          </w:tcPr>
          <w:p w14:paraId="580E7965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34" w:author="oORimvydasOo oOo" w:date="2020-03-09T12:23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335" w:author="oORimvydasOo oOo" w:date="2020-03-09T12:23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Susiję panaudojimo atvejai</w:t>
              </w:r>
            </w:ins>
          </w:p>
        </w:tc>
        <w:tc>
          <w:tcPr>
            <w:tcW w:w="2126" w:type="dxa"/>
          </w:tcPr>
          <w:p w14:paraId="3E53F461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36" w:author="oORimvydasOo oOo" w:date="2020-03-09T12:23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337" w:author="oORimvydasOo oOo" w:date="2020-03-09T12:23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 xml:space="preserve">Apimami PA </w:t>
              </w:r>
            </w:ins>
          </w:p>
        </w:tc>
        <w:tc>
          <w:tcPr>
            <w:tcW w:w="6143" w:type="dxa"/>
            <w:gridSpan w:val="2"/>
          </w:tcPr>
          <w:p w14:paraId="35D2FB2A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38" w:author="oORimvydasOo oOo" w:date="2020-03-09T12:23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738D7853" w14:textId="77777777" w:rsidTr="00AD0314">
        <w:trPr>
          <w:jc w:val="center"/>
          <w:ins w:id="339" w:author="oORimvydasOo oOo" w:date="2020-03-09T12:23:00Z"/>
        </w:trPr>
        <w:tc>
          <w:tcPr>
            <w:tcW w:w="1491" w:type="dxa"/>
            <w:vMerge/>
          </w:tcPr>
          <w:p w14:paraId="12EF1AF7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40" w:author="oORimvydasOo oOo" w:date="2020-03-09T12:23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79EA2EE6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41" w:author="oORimvydasOo oOo" w:date="2020-03-09T12:23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342" w:author="oORimvydasOo oOo" w:date="2020-03-09T12:23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Išplečiantys PA</w:t>
              </w:r>
            </w:ins>
          </w:p>
        </w:tc>
        <w:tc>
          <w:tcPr>
            <w:tcW w:w="6143" w:type="dxa"/>
            <w:gridSpan w:val="2"/>
          </w:tcPr>
          <w:p w14:paraId="28161E19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43" w:author="oORimvydasOo oOo" w:date="2020-03-09T12:23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6DACACD4" w14:textId="77777777" w:rsidTr="00AD0314">
        <w:trPr>
          <w:jc w:val="center"/>
          <w:ins w:id="344" w:author="oORimvydasOo oOo" w:date="2020-03-09T12:23:00Z"/>
        </w:trPr>
        <w:tc>
          <w:tcPr>
            <w:tcW w:w="1491" w:type="dxa"/>
            <w:vMerge/>
          </w:tcPr>
          <w:p w14:paraId="154E00CA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45" w:author="oORimvydasOo oOo" w:date="2020-03-09T12:23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6C8109F1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46" w:author="oORimvydasOo oOo" w:date="2020-03-09T12:23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347" w:author="oORimvydasOo oOo" w:date="2020-03-09T12:23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Specializuojami PA</w:t>
              </w:r>
            </w:ins>
          </w:p>
        </w:tc>
        <w:tc>
          <w:tcPr>
            <w:tcW w:w="6143" w:type="dxa"/>
            <w:gridSpan w:val="2"/>
          </w:tcPr>
          <w:p w14:paraId="2D67441C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48" w:author="oORimvydasOo oOo" w:date="2020-03-09T12:23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0ABDDF7F" w14:textId="77777777" w:rsidTr="00AD0314">
        <w:trPr>
          <w:jc w:val="center"/>
          <w:ins w:id="349" w:author="oORimvydasOo oOo" w:date="2020-03-09T12:23:00Z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F25DF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50" w:author="oORimvydasOo oOo" w:date="2020-03-09T12:23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351" w:author="oORimvydasOo oOo" w:date="2020-03-09T12:23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Po sąlyga</w:t>
              </w:r>
            </w:ins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A260" w14:textId="77777777" w:rsidR="004142B4" w:rsidRPr="004142B4" w:rsidRDefault="004142B4">
            <w:pPr>
              <w:keepNext/>
              <w:widowControl w:val="0"/>
              <w:autoSpaceDN w:val="0"/>
              <w:adjustRightInd w:val="0"/>
              <w:spacing w:after="0" w:line="240" w:lineRule="auto"/>
              <w:rPr>
                <w:ins w:id="352" w:author="oORimvydasOo oOo" w:date="2020-03-09T12:23:00Z"/>
                <w:rFonts w:ascii="Arial" w:eastAsia="Times New Roman" w:hAnsi="Arial" w:cs="Arial"/>
                <w:sz w:val="20"/>
                <w:szCs w:val="20"/>
                <w:lang w:bidi="th-TH"/>
              </w:rPr>
              <w:pPrChange w:id="353" w:author="oORimvydasOo oOo" w:date="2020-03-09T12:24:00Z">
                <w:pPr>
                  <w:widowControl w:val="0"/>
                  <w:autoSpaceDN w:val="0"/>
                  <w:adjustRightInd w:val="0"/>
                  <w:spacing w:after="0" w:line="240" w:lineRule="auto"/>
                </w:pPr>
              </w:pPrChange>
            </w:pPr>
            <w:ins w:id="354" w:author="oORimvydasOo oOo" w:date="2020-03-09T12:23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pašalina prekę iš krepšelio.</w:t>
              </w:r>
            </w:ins>
          </w:p>
        </w:tc>
      </w:tr>
    </w:tbl>
    <w:p w14:paraId="62888013" w14:textId="56EA6E89" w:rsidR="00607D13" w:rsidRDefault="004142B4" w:rsidP="004142B4">
      <w:pPr>
        <w:pStyle w:val="Caption"/>
        <w:rPr>
          <w:ins w:id="355" w:author="oORimvydasOo oOo" w:date="2020-03-09T12:24:00Z"/>
        </w:rPr>
      </w:pPr>
      <w:ins w:id="356" w:author="oORimvydasOo oOo" w:date="2020-03-09T12:24:00Z">
        <w:r>
          <w:t xml:space="preserve">lentelė </w:t>
        </w:r>
      </w:ins>
      <w:fldSimple w:instr=" SEQ lentelė \* ARABIC ">
        <w:r w:rsidR="00BC52EF">
          <w:rPr>
            <w:noProof/>
          </w:rPr>
          <w:t>5</w:t>
        </w:r>
      </w:fldSimple>
      <w:ins w:id="357" w:author="oORimvydasOo oOo" w:date="2020-03-09T12:24:00Z">
        <w:r>
          <w:t xml:space="preserve"> "Ištrinti prekę iš krepšelio"</w:t>
        </w:r>
      </w:ins>
    </w:p>
    <w:p w14:paraId="39DEB844" w14:textId="77777777" w:rsidR="004142B4" w:rsidRDefault="004142B4">
      <w:pPr>
        <w:keepNext/>
        <w:rPr>
          <w:ins w:id="358" w:author="oORimvydasOo oOo" w:date="2020-03-09T12:24:00Z"/>
        </w:rPr>
        <w:pPrChange w:id="359" w:author="oORimvydasOo oOo" w:date="2020-03-09T12:24:00Z">
          <w:pPr/>
        </w:pPrChange>
      </w:pPr>
      <w:ins w:id="360" w:author="oORimvydasOo oOo" w:date="2020-03-09T12:24:00Z">
        <w:r>
          <w:rPr>
            <w:noProof/>
          </w:rPr>
          <w:lastRenderedPageBreak/>
          <w:drawing>
            <wp:inline distT="0" distB="0" distL="0" distR="0" wp14:anchorId="39B98FBB" wp14:editId="1ECBCA9C">
              <wp:extent cx="5591175" cy="6029325"/>
              <wp:effectExtent l="0" t="0" r="0" b="0"/>
              <wp:docPr id="32" name="Picture 144560029.png" descr="14456002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144560029.png"/>
                      <pic:cNvPicPr/>
                    </pic:nvPicPr>
                    <pic:blipFill>
                      <a:blip r:embed="rId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1175" cy="6029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01A8C2" w14:textId="6A8382C9" w:rsidR="004142B4" w:rsidRDefault="004142B4" w:rsidP="004142B4">
      <w:pPr>
        <w:pStyle w:val="Caption"/>
        <w:rPr>
          <w:ins w:id="361" w:author="oORimvydasOo oOo" w:date="2020-03-09T12:24:00Z"/>
        </w:rPr>
      </w:pPr>
      <w:ins w:id="362" w:author="oORimvydasOo oOo" w:date="2020-03-09T12:24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13</w:t>
      </w:r>
      <w:ins w:id="363" w:author="oORimvydasOo oOo" w:date="2020-03-09T12:24:00Z">
        <w:r>
          <w:fldChar w:fldCharType="end"/>
        </w:r>
        <w:r>
          <w:t xml:space="preserve"> </w:t>
        </w:r>
        <w:r w:rsidRPr="00E02A03">
          <w:t>Panaudojimo atvejo “Ištrinti prekę iš krepšelio” scenarijus</w:t>
        </w:r>
      </w:ins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4142B4" w:rsidRPr="004142B4" w14:paraId="47086C30" w14:textId="77777777" w:rsidTr="00AD0314">
        <w:trPr>
          <w:jc w:val="center"/>
          <w:ins w:id="364" w:author="oORimvydasOo oOo" w:date="2020-03-09T12:24:00Z"/>
        </w:trPr>
        <w:tc>
          <w:tcPr>
            <w:tcW w:w="3617" w:type="dxa"/>
            <w:gridSpan w:val="2"/>
          </w:tcPr>
          <w:p w14:paraId="7B5EB999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65" w:author="oORimvydasOo oOo" w:date="2020-03-09T12:24:00Z"/>
                <w:rFonts w:ascii="Arial" w:eastAsia="Times New Roman" w:hAnsi="Arial" w:cs="Arial"/>
                <w:sz w:val="24"/>
                <w:szCs w:val="24"/>
                <w:lang w:bidi="th-TH"/>
              </w:rPr>
            </w:pPr>
            <w:ins w:id="366" w:author="oORimvydasOo oOo" w:date="2020-03-09T12:24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Panaudojimo atvejis</w:t>
              </w:r>
            </w:ins>
          </w:p>
        </w:tc>
        <w:tc>
          <w:tcPr>
            <w:tcW w:w="3827" w:type="dxa"/>
          </w:tcPr>
          <w:p w14:paraId="7C030B1B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67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68" w:author="oORimvydasOo oOo" w:date="2020-03-09T12:24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5 “Sekti siuntą”</w:t>
              </w:r>
            </w:ins>
          </w:p>
        </w:tc>
        <w:tc>
          <w:tcPr>
            <w:tcW w:w="2316" w:type="dxa"/>
          </w:tcPr>
          <w:p w14:paraId="1BCDF3A3" w14:textId="77777777" w:rsidR="004142B4" w:rsidRPr="004142B4" w:rsidRDefault="004142B4" w:rsidP="004142B4">
            <w:pPr>
              <w:spacing w:after="0" w:line="240" w:lineRule="auto"/>
              <w:jc w:val="right"/>
              <w:rPr>
                <w:ins w:id="369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70" w:author="oORimvydasOo oOo" w:date="2020-03-09T12:24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Rimvydas Neverauskas</w:t>
              </w:r>
            </w:ins>
          </w:p>
        </w:tc>
      </w:tr>
      <w:tr w:rsidR="004142B4" w:rsidRPr="004142B4" w14:paraId="531F5639" w14:textId="77777777" w:rsidTr="00AD0314">
        <w:trPr>
          <w:jc w:val="center"/>
          <w:ins w:id="371" w:author="oORimvydasOo oOo" w:date="2020-03-09T12:24:00Z"/>
        </w:trPr>
        <w:tc>
          <w:tcPr>
            <w:tcW w:w="9760" w:type="dxa"/>
            <w:gridSpan w:val="4"/>
          </w:tcPr>
          <w:p w14:paraId="292B3B37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72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73" w:author="oORimvydasOo oOo" w:date="2020-03-09T12:24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Tikslas. </w:t>
              </w:r>
            </w:ins>
          </w:p>
          <w:p w14:paraId="7A8B7548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74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75" w:author="oORimvydasOo oOo" w:date="2020-03-09T12:24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Parodyti pirkėjui siuntos buvimo vietą.</w:t>
              </w:r>
            </w:ins>
          </w:p>
        </w:tc>
      </w:tr>
      <w:tr w:rsidR="004142B4" w:rsidRPr="004142B4" w14:paraId="2F8F9E41" w14:textId="77777777" w:rsidTr="00AD0314">
        <w:trPr>
          <w:jc w:val="center"/>
          <w:ins w:id="376" w:author="oORimvydasOo oOo" w:date="2020-03-09T12:24:00Z"/>
        </w:trPr>
        <w:tc>
          <w:tcPr>
            <w:tcW w:w="9760" w:type="dxa"/>
            <w:gridSpan w:val="4"/>
          </w:tcPr>
          <w:p w14:paraId="743BA757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77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78" w:author="oORimvydasOo oOo" w:date="2020-03-09T12:24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Aprašymas. </w:t>
              </w:r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 suteikia galimybę parodyti pirkėjui siuntos buvimo vietą -emėlapyje.</w:t>
              </w:r>
            </w:ins>
          </w:p>
        </w:tc>
      </w:tr>
      <w:tr w:rsidR="004142B4" w:rsidRPr="004142B4" w14:paraId="3FAD0264" w14:textId="77777777" w:rsidTr="00AD0314">
        <w:trPr>
          <w:jc w:val="center"/>
          <w:ins w:id="379" w:author="oORimvydasOo oOo" w:date="2020-03-09T12:24:00Z"/>
        </w:trPr>
        <w:tc>
          <w:tcPr>
            <w:tcW w:w="3617" w:type="dxa"/>
            <w:gridSpan w:val="2"/>
          </w:tcPr>
          <w:p w14:paraId="33B701F3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80" w:author="oORimvydasOo oOo" w:date="2020-03-09T12:2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381" w:author="oORimvydasOo oOo" w:date="2020-03-09T12:24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Prieš sąlyga</w:t>
              </w:r>
            </w:ins>
          </w:p>
        </w:tc>
        <w:tc>
          <w:tcPr>
            <w:tcW w:w="6143" w:type="dxa"/>
            <w:gridSpan w:val="2"/>
          </w:tcPr>
          <w:p w14:paraId="0ED2950E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82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83" w:author="oORimvydasOo oOo" w:date="2020-03-09T12:24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yra užsakymo peržiūrėjimo puslapyje.</w:t>
              </w:r>
            </w:ins>
          </w:p>
        </w:tc>
      </w:tr>
      <w:tr w:rsidR="004142B4" w:rsidRPr="004142B4" w14:paraId="5CC3F1B6" w14:textId="77777777" w:rsidTr="00AD0314">
        <w:trPr>
          <w:jc w:val="center"/>
          <w:ins w:id="384" w:author="oORimvydasOo oOo" w:date="2020-03-09T12:24:00Z"/>
        </w:trPr>
        <w:tc>
          <w:tcPr>
            <w:tcW w:w="3617" w:type="dxa"/>
            <w:gridSpan w:val="2"/>
          </w:tcPr>
          <w:p w14:paraId="6B419B08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85" w:author="oORimvydasOo oOo" w:date="2020-03-09T12:2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386" w:author="oORimvydasOo oOo" w:date="2020-03-09T12:24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Aktoriai</w:t>
              </w:r>
            </w:ins>
          </w:p>
        </w:tc>
        <w:tc>
          <w:tcPr>
            <w:tcW w:w="6143" w:type="dxa"/>
            <w:gridSpan w:val="2"/>
          </w:tcPr>
          <w:p w14:paraId="4EE5608A" w14:textId="77777777" w:rsidR="004142B4" w:rsidRPr="004142B4" w:rsidRDefault="004142B4" w:rsidP="004142B4">
            <w:pPr>
              <w:spacing w:after="0" w:line="240" w:lineRule="auto"/>
              <w:rPr>
                <w:ins w:id="387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88" w:author="oORimvydasOo oOo" w:date="2020-03-09T12:24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GoogleMaps API</w:t>
              </w:r>
            </w:ins>
          </w:p>
          <w:p w14:paraId="50B577DB" w14:textId="77777777" w:rsidR="004142B4" w:rsidRPr="004142B4" w:rsidRDefault="004142B4" w:rsidP="004142B4">
            <w:pPr>
              <w:spacing w:after="0" w:line="240" w:lineRule="auto"/>
              <w:rPr>
                <w:ins w:id="389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390" w:author="oORimvydasOo oOo" w:date="2020-03-09T12:24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GPS Tracker</w:t>
              </w:r>
            </w:ins>
          </w:p>
        </w:tc>
      </w:tr>
      <w:tr w:rsidR="004142B4" w:rsidRPr="004142B4" w14:paraId="26957AB1" w14:textId="77777777" w:rsidTr="00AD0314">
        <w:trPr>
          <w:jc w:val="center"/>
          <w:ins w:id="391" w:author="oORimvydasOo oOo" w:date="2020-03-09T12:24:00Z"/>
        </w:trPr>
        <w:tc>
          <w:tcPr>
            <w:tcW w:w="1491" w:type="dxa"/>
            <w:vMerge w:val="restart"/>
          </w:tcPr>
          <w:p w14:paraId="641CB532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92" w:author="oORimvydasOo oOo" w:date="2020-03-09T12:2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393" w:author="oORimvydasOo oOo" w:date="2020-03-09T12:24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Susiję panaudojimo atvejai</w:t>
              </w:r>
            </w:ins>
          </w:p>
        </w:tc>
        <w:tc>
          <w:tcPr>
            <w:tcW w:w="2126" w:type="dxa"/>
          </w:tcPr>
          <w:p w14:paraId="3C603673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94" w:author="oORimvydasOo oOo" w:date="2020-03-09T12:24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395" w:author="oORimvydasOo oOo" w:date="2020-03-09T12:24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 xml:space="preserve">Apimami PA </w:t>
              </w:r>
            </w:ins>
          </w:p>
        </w:tc>
        <w:tc>
          <w:tcPr>
            <w:tcW w:w="6143" w:type="dxa"/>
            <w:gridSpan w:val="2"/>
          </w:tcPr>
          <w:p w14:paraId="5215BA36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96" w:author="oORimvydasOo oOo" w:date="2020-03-09T12:24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61E6461E" w14:textId="77777777" w:rsidTr="00AD0314">
        <w:trPr>
          <w:jc w:val="center"/>
          <w:ins w:id="397" w:author="oORimvydasOo oOo" w:date="2020-03-09T12:24:00Z"/>
        </w:trPr>
        <w:tc>
          <w:tcPr>
            <w:tcW w:w="1491" w:type="dxa"/>
            <w:vMerge/>
          </w:tcPr>
          <w:p w14:paraId="4F90A04E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98" w:author="oORimvydasOo oOo" w:date="2020-03-09T12:2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7A62BF87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399" w:author="oORimvydasOo oOo" w:date="2020-03-09T12:24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400" w:author="oORimvydasOo oOo" w:date="2020-03-09T12:24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Išplečiantys PA</w:t>
              </w:r>
            </w:ins>
          </w:p>
        </w:tc>
        <w:tc>
          <w:tcPr>
            <w:tcW w:w="6143" w:type="dxa"/>
            <w:gridSpan w:val="2"/>
          </w:tcPr>
          <w:p w14:paraId="395A8D2A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01" w:author="oORimvydasOo oOo" w:date="2020-03-09T12:24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1BD5FA08" w14:textId="77777777" w:rsidTr="00AD0314">
        <w:trPr>
          <w:jc w:val="center"/>
          <w:ins w:id="402" w:author="oORimvydasOo oOo" w:date="2020-03-09T12:24:00Z"/>
        </w:trPr>
        <w:tc>
          <w:tcPr>
            <w:tcW w:w="1491" w:type="dxa"/>
            <w:vMerge/>
          </w:tcPr>
          <w:p w14:paraId="5A1CE023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03" w:author="oORimvydasOo oOo" w:date="2020-03-09T12:2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20CF867E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04" w:author="oORimvydasOo oOo" w:date="2020-03-09T12:24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405" w:author="oORimvydasOo oOo" w:date="2020-03-09T12:24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Specializuojami PA</w:t>
              </w:r>
            </w:ins>
          </w:p>
        </w:tc>
        <w:tc>
          <w:tcPr>
            <w:tcW w:w="6143" w:type="dxa"/>
            <w:gridSpan w:val="2"/>
          </w:tcPr>
          <w:p w14:paraId="54675934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06" w:author="oORimvydasOo oOo" w:date="2020-03-09T12:24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32C77524" w14:textId="77777777" w:rsidTr="00AD0314">
        <w:trPr>
          <w:jc w:val="center"/>
          <w:ins w:id="407" w:author="oORimvydasOo oOo" w:date="2020-03-09T12:24:00Z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CC16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08" w:author="oORimvydasOo oOo" w:date="2020-03-09T12:24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409" w:author="oORimvydasOo oOo" w:date="2020-03-09T12:24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Po sąlyga</w:t>
              </w:r>
            </w:ins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35742" w14:textId="77777777" w:rsidR="004142B4" w:rsidRPr="004142B4" w:rsidRDefault="004142B4">
            <w:pPr>
              <w:keepNext/>
              <w:widowControl w:val="0"/>
              <w:autoSpaceDN w:val="0"/>
              <w:adjustRightInd w:val="0"/>
              <w:spacing w:after="0" w:line="240" w:lineRule="auto"/>
              <w:rPr>
                <w:ins w:id="410" w:author="oORimvydasOo oOo" w:date="2020-03-09T12:24:00Z"/>
                <w:rFonts w:ascii="Arial" w:eastAsia="Times New Roman" w:hAnsi="Arial" w:cs="Arial"/>
                <w:sz w:val="20"/>
                <w:szCs w:val="20"/>
                <w:lang w:bidi="th-TH"/>
              </w:rPr>
              <w:pPrChange w:id="411" w:author="oORimvydasOo oOo" w:date="2020-03-09T12:24:00Z">
                <w:pPr>
                  <w:widowControl w:val="0"/>
                  <w:autoSpaceDN w:val="0"/>
                  <w:adjustRightInd w:val="0"/>
                  <w:spacing w:after="0" w:line="240" w:lineRule="auto"/>
                </w:pPr>
              </w:pPrChange>
            </w:pPr>
            <w:ins w:id="412" w:author="oORimvydasOo oOo" w:date="2020-03-09T12:24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Parodoma siuntos buvimo vieta žemėlapyje.</w:t>
              </w:r>
            </w:ins>
          </w:p>
        </w:tc>
      </w:tr>
    </w:tbl>
    <w:p w14:paraId="29EEFF40" w14:textId="63EFCAB7" w:rsidR="004142B4" w:rsidRDefault="004142B4" w:rsidP="004142B4">
      <w:pPr>
        <w:pStyle w:val="Caption"/>
        <w:rPr>
          <w:ins w:id="413" w:author="oORimvydasOo oOo" w:date="2020-03-09T12:25:00Z"/>
        </w:rPr>
      </w:pPr>
      <w:ins w:id="414" w:author="oORimvydasOo oOo" w:date="2020-03-09T12:24:00Z">
        <w:r>
          <w:t xml:space="preserve">lentelė </w:t>
        </w:r>
      </w:ins>
      <w:fldSimple w:instr=" SEQ lentelė \* ARABIC ">
        <w:r w:rsidR="00BC52EF">
          <w:rPr>
            <w:noProof/>
          </w:rPr>
          <w:t>6</w:t>
        </w:r>
      </w:fldSimple>
      <w:ins w:id="415" w:author="oORimvydasOo oOo" w:date="2020-03-09T12:24:00Z">
        <w:r>
          <w:t xml:space="preserve"> "Sekti siuntą"</w:t>
        </w:r>
      </w:ins>
    </w:p>
    <w:p w14:paraId="2B4A4357" w14:textId="77777777" w:rsidR="004142B4" w:rsidRDefault="004142B4">
      <w:pPr>
        <w:keepNext/>
        <w:rPr>
          <w:ins w:id="416" w:author="oORimvydasOo oOo" w:date="2020-03-09T12:25:00Z"/>
        </w:rPr>
        <w:pPrChange w:id="417" w:author="oORimvydasOo oOo" w:date="2020-03-09T12:25:00Z">
          <w:pPr/>
        </w:pPrChange>
      </w:pPr>
      <w:ins w:id="418" w:author="oORimvydasOo oOo" w:date="2020-03-09T12:25:00Z">
        <w:r>
          <w:rPr>
            <w:noProof/>
          </w:rPr>
          <w:lastRenderedPageBreak/>
          <w:drawing>
            <wp:inline distT="0" distB="0" distL="0" distR="0" wp14:anchorId="50022B76" wp14:editId="7E4A3C15">
              <wp:extent cx="6105525" cy="5737353"/>
              <wp:effectExtent l="0" t="0" r="0" b="0"/>
              <wp:docPr id="58" name="Picture -11200669.png" descr="-1120066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" name="-11200669.png"/>
                      <pic:cNvPicPr/>
                    </pic:nvPicPr>
                    <pic:blipFill>
                      <a:blip r:embed="rId2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05525" cy="57373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A7A3A7" w14:textId="67D9C81B" w:rsidR="004142B4" w:rsidRDefault="004142B4" w:rsidP="004142B4">
      <w:pPr>
        <w:pStyle w:val="Caption"/>
        <w:rPr>
          <w:ins w:id="419" w:author="oORimvydasOo oOo" w:date="2020-03-09T12:25:00Z"/>
        </w:rPr>
      </w:pPr>
      <w:ins w:id="420" w:author="oORimvydasOo oOo" w:date="2020-03-09T12:25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14</w:t>
      </w:r>
      <w:ins w:id="421" w:author="oORimvydasOo oOo" w:date="2020-03-09T12:25:00Z">
        <w:r>
          <w:fldChar w:fldCharType="end"/>
        </w:r>
        <w:r>
          <w:t xml:space="preserve"> </w:t>
        </w:r>
        <w:r w:rsidRPr="002A10E7">
          <w:t>Panaudojimo atvejo “Sekti siuntą” scenarijus</w:t>
        </w:r>
      </w:ins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4142B4" w:rsidRPr="004142B4" w14:paraId="5B0AD877" w14:textId="77777777" w:rsidTr="00AD0314">
        <w:trPr>
          <w:jc w:val="center"/>
          <w:ins w:id="422" w:author="oORimvydasOo oOo" w:date="2020-03-09T12:25:00Z"/>
        </w:trPr>
        <w:tc>
          <w:tcPr>
            <w:tcW w:w="3617" w:type="dxa"/>
            <w:gridSpan w:val="2"/>
          </w:tcPr>
          <w:p w14:paraId="2E96A81C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23" w:author="oORimvydasOo oOo" w:date="2020-03-09T12:25:00Z"/>
                <w:rFonts w:ascii="Arial" w:eastAsia="Times New Roman" w:hAnsi="Arial" w:cs="Arial"/>
                <w:sz w:val="24"/>
                <w:szCs w:val="24"/>
                <w:lang w:bidi="th-TH"/>
              </w:rPr>
            </w:pPr>
            <w:ins w:id="424" w:author="oORimvydasOo oOo" w:date="2020-03-09T12:25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Panaudojimo atvejis</w:t>
              </w:r>
            </w:ins>
          </w:p>
        </w:tc>
        <w:tc>
          <w:tcPr>
            <w:tcW w:w="3827" w:type="dxa"/>
          </w:tcPr>
          <w:p w14:paraId="64BC1954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25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26" w:author="oORimvydasOo oOo" w:date="2020-03-09T12:25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6 “Atlikti užsakymą”</w:t>
              </w:r>
            </w:ins>
          </w:p>
        </w:tc>
        <w:tc>
          <w:tcPr>
            <w:tcW w:w="2316" w:type="dxa"/>
          </w:tcPr>
          <w:p w14:paraId="1F249F95" w14:textId="77777777" w:rsidR="004142B4" w:rsidRPr="004142B4" w:rsidRDefault="004142B4" w:rsidP="004142B4">
            <w:pPr>
              <w:spacing w:after="0" w:line="240" w:lineRule="auto"/>
              <w:jc w:val="right"/>
              <w:rPr>
                <w:ins w:id="427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28" w:author="oORimvydasOo oOo" w:date="2020-03-09T12:25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Rimvydas Neverauskas</w:t>
              </w:r>
            </w:ins>
          </w:p>
        </w:tc>
      </w:tr>
      <w:tr w:rsidR="004142B4" w:rsidRPr="004142B4" w14:paraId="2F933E24" w14:textId="77777777" w:rsidTr="00AD0314">
        <w:trPr>
          <w:jc w:val="center"/>
          <w:ins w:id="429" w:author="oORimvydasOo oOo" w:date="2020-03-09T12:25:00Z"/>
        </w:trPr>
        <w:tc>
          <w:tcPr>
            <w:tcW w:w="9760" w:type="dxa"/>
            <w:gridSpan w:val="4"/>
          </w:tcPr>
          <w:p w14:paraId="4A1F360E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30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31" w:author="oORimvydasOo oOo" w:date="2020-03-09T12:25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Tikslas. </w:t>
              </w:r>
            </w:ins>
          </w:p>
          <w:p w14:paraId="2A699559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32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33" w:author="oORimvydasOo oOo" w:date="2020-03-09T12:25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Apmokėti už krepšelyje esančias prekes.</w:t>
              </w:r>
            </w:ins>
          </w:p>
        </w:tc>
      </w:tr>
      <w:tr w:rsidR="004142B4" w:rsidRPr="004142B4" w14:paraId="7563B430" w14:textId="77777777" w:rsidTr="00AD0314">
        <w:trPr>
          <w:jc w:val="center"/>
          <w:ins w:id="434" w:author="oORimvydasOo oOo" w:date="2020-03-09T12:25:00Z"/>
        </w:trPr>
        <w:tc>
          <w:tcPr>
            <w:tcW w:w="9760" w:type="dxa"/>
            <w:gridSpan w:val="4"/>
          </w:tcPr>
          <w:p w14:paraId="3EC3B781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35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36" w:author="oORimvydasOo oOo" w:date="2020-03-09T12:25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 xml:space="preserve">Aprašymas. </w:t>
              </w:r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PA suteikia galimybę pirkėjui, atlikti apmokėjimą už krepšelyje esančias prekes.</w:t>
              </w:r>
            </w:ins>
          </w:p>
        </w:tc>
      </w:tr>
      <w:tr w:rsidR="004142B4" w:rsidRPr="004142B4" w14:paraId="1AD1C83F" w14:textId="77777777" w:rsidTr="00AD0314">
        <w:trPr>
          <w:jc w:val="center"/>
          <w:ins w:id="437" w:author="oORimvydasOo oOo" w:date="2020-03-09T12:25:00Z"/>
        </w:trPr>
        <w:tc>
          <w:tcPr>
            <w:tcW w:w="3617" w:type="dxa"/>
            <w:gridSpan w:val="2"/>
          </w:tcPr>
          <w:p w14:paraId="0D049DF6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38" w:author="oORimvydasOo oOo" w:date="2020-03-09T12:25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439" w:author="oORimvydasOo oOo" w:date="2020-03-09T12:25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Prieš sąlyga</w:t>
              </w:r>
            </w:ins>
          </w:p>
        </w:tc>
        <w:tc>
          <w:tcPr>
            <w:tcW w:w="6143" w:type="dxa"/>
            <w:gridSpan w:val="2"/>
          </w:tcPr>
          <w:p w14:paraId="052C980C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40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41" w:author="oORimvydasOo oOo" w:date="2020-03-09T12:25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yra krepšelio peržiūrėjimo puslapyje.</w:t>
              </w:r>
            </w:ins>
          </w:p>
        </w:tc>
      </w:tr>
      <w:tr w:rsidR="004142B4" w:rsidRPr="004142B4" w14:paraId="07DABC39" w14:textId="77777777" w:rsidTr="00AD0314">
        <w:trPr>
          <w:jc w:val="center"/>
          <w:ins w:id="442" w:author="oORimvydasOo oOo" w:date="2020-03-09T12:25:00Z"/>
        </w:trPr>
        <w:tc>
          <w:tcPr>
            <w:tcW w:w="3617" w:type="dxa"/>
            <w:gridSpan w:val="2"/>
          </w:tcPr>
          <w:p w14:paraId="7CFBE217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43" w:author="oORimvydasOo oOo" w:date="2020-03-09T12:25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444" w:author="oORimvydasOo oOo" w:date="2020-03-09T12:25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Aktoriai</w:t>
              </w:r>
            </w:ins>
          </w:p>
        </w:tc>
        <w:tc>
          <w:tcPr>
            <w:tcW w:w="6143" w:type="dxa"/>
            <w:gridSpan w:val="2"/>
          </w:tcPr>
          <w:p w14:paraId="661D77F3" w14:textId="77777777" w:rsidR="004142B4" w:rsidRPr="004142B4" w:rsidRDefault="004142B4" w:rsidP="004142B4">
            <w:pPr>
              <w:spacing w:after="0" w:line="240" w:lineRule="auto"/>
              <w:rPr>
                <w:ins w:id="445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46" w:author="oORimvydasOo oOo" w:date="2020-03-09T12:25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El. pašto serveris</w:t>
              </w:r>
            </w:ins>
          </w:p>
          <w:p w14:paraId="138F9F30" w14:textId="77777777" w:rsidR="004142B4" w:rsidRPr="004142B4" w:rsidRDefault="004142B4" w:rsidP="004142B4">
            <w:pPr>
              <w:spacing w:after="0" w:line="240" w:lineRule="auto"/>
              <w:rPr>
                <w:ins w:id="447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</w:pPr>
            <w:ins w:id="448" w:author="oORimvydasOo oOo" w:date="2020-03-09T12:25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Mokėjimų API</w:t>
              </w:r>
            </w:ins>
          </w:p>
        </w:tc>
      </w:tr>
      <w:tr w:rsidR="004142B4" w:rsidRPr="004142B4" w14:paraId="69EA87BC" w14:textId="77777777" w:rsidTr="00AD0314">
        <w:trPr>
          <w:jc w:val="center"/>
          <w:ins w:id="449" w:author="oORimvydasOo oOo" w:date="2020-03-09T12:25:00Z"/>
        </w:trPr>
        <w:tc>
          <w:tcPr>
            <w:tcW w:w="1491" w:type="dxa"/>
            <w:vMerge w:val="restart"/>
          </w:tcPr>
          <w:p w14:paraId="6D738AA1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50" w:author="oORimvydasOo oOo" w:date="2020-03-09T12:25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451" w:author="oORimvydasOo oOo" w:date="2020-03-09T12:25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Susiję panaudojimo atvejai</w:t>
              </w:r>
            </w:ins>
          </w:p>
        </w:tc>
        <w:tc>
          <w:tcPr>
            <w:tcW w:w="2126" w:type="dxa"/>
          </w:tcPr>
          <w:p w14:paraId="049A3DF9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52" w:author="oORimvydasOo oOo" w:date="2020-03-09T12:25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453" w:author="oORimvydasOo oOo" w:date="2020-03-09T12:25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 xml:space="preserve">Apimami PA </w:t>
              </w:r>
            </w:ins>
          </w:p>
        </w:tc>
        <w:tc>
          <w:tcPr>
            <w:tcW w:w="6143" w:type="dxa"/>
            <w:gridSpan w:val="2"/>
          </w:tcPr>
          <w:p w14:paraId="2C483A1F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54" w:author="oORimvydasOo oOo" w:date="2020-03-09T12:25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5CED11CC" w14:textId="77777777" w:rsidTr="00AD0314">
        <w:trPr>
          <w:jc w:val="center"/>
          <w:ins w:id="455" w:author="oORimvydasOo oOo" w:date="2020-03-09T12:25:00Z"/>
        </w:trPr>
        <w:tc>
          <w:tcPr>
            <w:tcW w:w="1491" w:type="dxa"/>
            <w:vMerge/>
          </w:tcPr>
          <w:p w14:paraId="65661448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56" w:author="oORimvydasOo oOo" w:date="2020-03-09T12:25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1824F7F5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57" w:author="oORimvydasOo oOo" w:date="2020-03-09T12:25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458" w:author="oORimvydasOo oOo" w:date="2020-03-09T12:25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Išplečiantys PA</w:t>
              </w:r>
            </w:ins>
          </w:p>
        </w:tc>
        <w:tc>
          <w:tcPr>
            <w:tcW w:w="6143" w:type="dxa"/>
            <w:gridSpan w:val="2"/>
          </w:tcPr>
          <w:p w14:paraId="5D4937C3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59" w:author="oORimvydasOo oOo" w:date="2020-03-09T12:25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27ABC10D" w14:textId="77777777" w:rsidTr="00AD0314">
        <w:trPr>
          <w:jc w:val="center"/>
          <w:ins w:id="460" w:author="oORimvydasOo oOo" w:date="2020-03-09T12:25:00Z"/>
        </w:trPr>
        <w:tc>
          <w:tcPr>
            <w:tcW w:w="1491" w:type="dxa"/>
            <w:vMerge/>
          </w:tcPr>
          <w:p w14:paraId="0DD0B6C6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61" w:author="oORimvydasOo oOo" w:date="2020-03-09T12:25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</w:p>
        </w:tc>
        <w:tc>
          <w:tcPr>
            <w:tcW w:w="2126" w:type="dxa"/>
          </w:tcPr>
          <w:p w14:paraId="1B00807B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62" w:author="oORimvydasOo oOo" w:date="2020-03-09T12:25:00Z"/>
                <w:rFonts w:ascii="Arial" w:eastAsia="Times New Roman" w:hAnsi="Arial" w:cs="Arial"/>
                <w:b/>
                <w:bCs/>
                <w:sz w:val="20"/>
                <w:szCs w:val="20"/>
                <w:lang w:bidi="th-TH"/>
              </w:rPr>
            </w:pPr>
            <w:ins w:id="463" w:author="oORimvydasOo oOo" w:date="2020-03-09T12:25:00Z">
              <w:r w:rsidRPr="004142B4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bidi="th-TH"/>
                </w:rPr>
                <w:t>Specializuojami PA</w:t>
              </w:r>
            </w:ins>
          </w:p>
        </w:tc>
        <w:tc>
          <w:tcPr>
            <w:tcW w:w="6143" w:type="dxa"/>
            <w:gridSpan w:val="2"/>
          </w:tcPr>
          <w:p w14:paraId="7D4DAB26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64" w:author="oORimvydasOo oOo" w:date="2020-03-09T12:25:00Z"/>
                <w:rFonts w:ascii="Angsana New" w:eastAsia="Times New Roman" w:hAnsi="Angsana New" w:cs="Angsana New"/>
                <w:sz w:val="24"/>
                <w:szCs w:val="24"/>
                <w:lang w:val="en-US" w:bidi="th-TH"/>
              </w:rPr>
            </w:pPr>
          </w:p>
        </w:tc>
      </w:tr>
      <w:tr w:rsidR="004142B4" w:rsidRPr="004142B4" w14:paraId="5285F93C" w14:textId="77777777" w:rsidTr="00AD0314">
        <w:trPr>
          <w:jc w:val="center"/>
          <w:ins w:id="465" w:author="oORimvydasOo oOo" w:date="2020-03-09T12:25:00Z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9C719" w14:textId="77777777" w:rsidR="004142B4" w:rsidRPr="004142B4" w:rsidRDefault="004142B4" w:rsidP="004142B4">
            <w:pPr>
              <w:widowControl w:val="0"/>
              <w:autoSpaceDN w:val="0"/>
              <w:adjustRightInd w:val="0"/>
              <w:spacing w:after="0" w:line="240" w:lineRule="auto"/>
              <w:rPr>
                <w:ins w:id="466" w:author="oORimvydasOo oOo" w:date="2020-03-09T12:25:00Z"/>
                <w:rFonts w:ascii="Arial" w:eastAsia="Times New Roman" w:hAnsi="Arial" w:cs="Arial"/>
                <w:b/>
                <w:sz w:val="20"/>
                <w:szCs w:val="20"/>
                <w:lang w:bidi="th-TH"/>
              </w:rPr>
            </w:pPr>
            <w:ins w:id="467" w:author="oORimvydasOo oOo" w:date="2020-03-09T12:25:00Z">
              <w:r w:rsidRPr="004142B4">
                <w:rPr>
                  <w:rFonts w:ascii="Arial" w:eastAsia="Times New Roman" w:hAnsi="Arial" w:cs="Arial"/>
                  <w:b/>
                  <w:sz w:val="20"/>
                  <w:szCs w:val="20"/>
                  <w:lang w:bidi="th-TH"/>
                </w:rPr>
                <w:t>Po sąlyga</w:t>
              </w:r>
            </w:ins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7C67A" w14:textId="77777777" w:rsidR="004142B4" w:rsidRPr="004142B4" w:rsidRDefault="004142B4">
            <w:pPr>
              <w:keepNext/>
              <w:widowControl w:val="0"/>
              <w:autoSpaceDN w:val="0"/>
              <w:adjustRightInd w:val="0"/>
              <w:spacing w:after="0" w:line="240" w:lineRule="auto"/>
              <w:rPr>
                <w:ins w:id="468" w:author="oORimvydasOo oOo" w:date="2020-03-09T12:25:00Z"/>
                <w:rFonts w:ascii="Arial" w:eastAsia="Times New Roman" w:hAnsi="Arial" w:cs="Arial"/>
                <w:sz w:val="20"/>
                <w:szCs w:val="20"/>
                <w:lang w:bidi="th-TH"/>
              </w:rPr>
              <w:pPrChange w:id="469" w:author="oORimvydasOo oOo" w:date="2020-03-09T12:25:00Z">
                <w:pPr>
                  <w:widowControl w:val="0"/>
                  <w:autoSpaceDN w:val="0"/>
                  <w:adjustRightInd w:val="0"/>
                  <w:spacing w:after="0" w:line="240" w:lineRule="auto"/>
                </w:pPr>
              </w:pPrChange>
            </w:pPr>
            <w:ins w:id="470" w:author="oORimvydasOo oOo" w:date="2020-03-09T12:25:00Z">
              <w:r w:rsidRPr="004142B4">
                <w:rPr>
                  <w:rFonts w:ascii="Arial" w:eastAsia="Times New Roman" w:hAnsi="Arial" w:cs="Arial"/>
                  <w:sz w:val="20"/>
                  <w:szCs w:val="20"/>
                  <w:lang w:bidi="th-TH"/>
                </w:rPr>
                <w:t>Pirkėjas atlieka apmokėjimą už krepšelyje esančias prekes.</w:t>
              </w:r>
            </w:ins>
          </w:p>
        </w:tc>
      </w:tr>
    </w:tbl>
    <w:p w14:paraId="0D166112" w14:textId="008CA8DB" w:rsidR="004142B4" w:rsidRDefault="004142B4" w:rsidP="004142B4">
      <w:pPr>
        <w:pStyle w:val="Caption"/>
        <w:rPr>
          <w:ins w:id="471" w:author="oORimvydasOo oOo" w:date="2020-03-09T12:25:00Z"/>
        </w:rPr>
      </w:pPr>
      <w:ins w:id="472" w:author="oORimvydasOo oOo" w:date="2020-03-09T12:25:00Z">
        <w:r>
          <w:t xml:space="preserve">lentelė </w:t>
        </w:r>
      </w:ins>
      <w:fldSimple w:instr=" SEQ lentelė \* ARABIC ">
        <w:r w:rsidR="00BC52EF">
          <w:rPr>
            <w:noProof/>
          </w:rPr>
          <w:t>7</w:t>
        </w:r>
      </w:fldSimple>
      <w:ins w:id="473" w:author="oORimvydasOo oOo" w:date="2020-03-09T12:25:00Z">
        <w:r>
          <w:t xml:space="preserve"> "Atlikti užsakymą"</w:t>
        </w:r>
      </w:ins>
    </w:p>
    <w:p w14:paraId="6FD4AA65" w14:textId="77777777" w:rsidR="004142B4" w:rsidRDefault="004142B4">
      <w:pPr>
        <w:keepNext/>
        <w:rPr>
          <w:ins w:id="474" w:author="oORimvydasOo oOo" w:date="2020-03-09T12:25:00Z"/>
        </w:rPr>
        <w:pPrChange w:id="475" w:author="oORimvydasOo oOo" w:date="2020-03-09T12:25:00Z">
          <w:pPr/>
        </w:pPrChange>
      </w:pPr>
      <w:ins w:id="476" w:author="oORimvydasOo oOo" w:date="2020-03-09T12:25:00Z">
        <w:r>
          <w:rPr>
            <w:noProof/>
          </w:rPr>
          <w:lastRenderedPageBreak/>
          <w:drawing>
            <wp:inline distT="0" distB="0" distL="0" distR="0" wp14:anchorId="0945658F" wp14:editId="4655DCFD">
              <wp:extent cx="6105525" cy="4910038"/>
              <wp:effectExtent l="0" t="0" r="0" b="0"/>
              <wp:docPr id="60" name="Picture -440903188.png" descr="-44090318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" name="-440903188.png"/>
                      <pic:cNvPicPr/>
                    </pic:nvPicPr>
                    <pic:blipFill>
                      <a:blip r:embed="rId2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05525" cy="49100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DE62F4" w14:textId="55C6E2FF" w:rsidR="004142B4" w:rsidRDefault="004142B4">
      <w:pPr>
        <w:pStyle w:val="Caption"/>
      </w:pPr>
      <w:ins w:id="477" w:author="oORimvydasOo oOo" w:date="2020-03-09T12:25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15</w:t>
      </w:r>
      <w:ins w:id="478" w:author="oORimvydasOo oOo" w:date="2020-03-09T12:25:00Z">
        <w:r>
          <w:fldChar w:fldCharType="end"/>
        </w:r>
        <w:r>
          <w:t xml:space="preserve"> </w:t>
        </w:r>
        <w:r w:rsidRPr="00C03E3B">
          <w:t>Panaudojimo atvejo “Atlikti užsakymą” scenarijus</w:t>
        </w:r>
      </w:ins>
    </w:p>
    <w:p w14:paraId="7A0688C3" w14:textId="558D497A" w:rsidR="00AD0314" w:rsidRDefault="00AD0314" w:rsidP="00AD0314">
      <w:pPr>
        <w:pStyle w:val="Caption"/>
        <w:keepNext/>
      </w:pP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AD0314" w:rsidRPr="00C730AC" w14:paraId="76DE5F28" w14:textId="77777777" w:rsidTr="00AD0314">
        <w:trPr>
          <w:jc w:val="center"/>
        </w:trPr>
        <w:tc>
          <w:tcPr>
            <w:tcW w:w="3617" w:type="dxa"/>
            <w:gridSpan w:val="2"/>
          </w:tcPr>
          <w:p w14:paraId="3D2DC614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Panaudojimo atvejis</w:t>
            </w:r>
          </w:p>
        </w:tc>
        <w:tc>
          <w:tcPr>
            <w:tcW w:w="3827" w:type="dxa"/>
          </w:tcPr>
          <w:p w14:paraId="2014D412" w14:textId="77777777" w:rsidR="00AD0314" w:rsidRPr="00C730AC" w:rsidRDefault="00AD0314" w:rsidP="00AD0314">
            <w:pPr>
              <w:pStyle w:val="NoSpacing"/>
            </w:pPr>
            <w:r w:rsidRPr="00C730AC">
              <w:t>13 “Valdyti savo prekes”</w:t>
            </w:r>
          </w:p>
        </w:tc>
        <w:tc>
          <w:tcPr>
            <w:tcW w:w="2316" w:type="dxa"/>
          </w:tcPr>
          <w:p w14:paraId="5A18721B" w14:textId="77777777" w:rsidR="00AD0314" w:rsidRPr="00C730AC" w:rsidRDefault="00AD0314" w:rsidP="00AD0314">
            <w:pPr>
              <w:pStyle w:val="NoSpacing"/>
            </w:pPr>
            <w:r w:rsidRPr="00C730AC">
              <w:t>Henrikas Juzuitis</w:t>
            </w:r>
          </w:p>
        </w:tc>
      </w:tr>
      <w:tr w:rsidR="00AD0314" w:rsidRPr="00C730AC" w14:paraId="6F4833AF" w14:textId="77777777" w:rsidTr="00AD0314">
        <w:trPr>
          <w:jc w:val="center"/>
        </w:trPr>
        <w:tc>
          <w:tcPr>
            <w:tcW w:w="9760" w:type="dxa"/>
            <w:gridSpan w:val="4"/>
          </w:tcPr>
          <w:p w14:paraId="4BF56A35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Tikslas. </w:t>
            </w:r>
          </w:p>
          <w:p w14:paraId="20F843A7" w14:textId="77777777" w:rsidR="00AD0314" w:rsidRPr="00C730AC" w:rsidRDefault="00AD0314" w:rsidP="00AD0314">
            <w:pPr>
              <w:pStyle w:val="NoSpacing"/>
            </w:pPr>
            <w:r w:rsidRPr="00C730AC">
              <w:t>Suteikti pardavėjui galimybę peržiūrėti savo prekes, pridėti naujas prekes, redaguoti savo prekes ir deaktyvuoti prekės pardavimą</w:t>
            </w:r>
          </w:p>
        </w:tc>
      </w:tr>
      <w:tr w:rsidR="00AD0314" w:rsidRPr="00C730AC" w14:paraId="1DE8C6AC" w14:textId="77777777" w:rsidTr="00AD0314">
        <w:trPr>
          <w:jc w:val="center"/>
        </w:trPr>
        <w:tc>
          <w:tcPr>
            <w:tcW w:w="9760" w:type="dxa"/>
            <w:gridSpan w:val="4"/>
          </w:tcPr>
          <w:p w14:paraId="3FF3AE7F" w14:textId="77777777" w:rsidR="00AD0314" w:rsidRPr="00C730AC" w:rsidRDefault="00AD0314" w:rsidP="00AD0314">
            <w:pPr>
              <w:pStyle w:val="NoSpacing"/>
            </w:pPr>
            <w:r w:rsidRPr="00AD0314">
              <w:rPr>
                <w:b/>
                <w:bCs/>
              </w:rPr>
              <w:t>Aprašymas.</w:t>
            </w:r>
            <w:r w:rsidRPr="00C730AC">
              <w:t xml:space="preserve"> Pardavėjas atsidaręs pardavimų langą gali detaliau peržiūrėti savo prekes, pridėti naujas prekes, deaktyvuoti savo prekės pardavimą ir redaguoti parduodamas prekes.</w:t>
            </w:r>
          </w:p>
          <w:p w14:paraId="027A0399" w14:textId="77777777" w:rsidR="00AD0314" w:rsidRPr="00C730AC" w:rsidRDefault="00AD0314" w:rsidP="00AD0314">
            <w:pPr>
              <w:pStyle w:val="NoSpacing"/>
            </w:pPr>
            <w:r w:rsidRPr="00C730AC">
              <w:t>Naujai pridėtos prekės turės sulaukti administratoriaus patvirtinimo.</w:t>
            </w:r>
          </w:p>
        </w:tc>
      </w:tr>
      <w:tr w:rsidR="00AD0314" w:rsidRPr="00C730AC" w14:paraId="2A751BBB" w14:textId="77777777" w:rsidTr="00AD0314">
        <w:trPr>
          <w:jc w:val="center"/>
        </w:trPr>
        <w:tc>
          <w:tcPr>
            <w:tcW w:w="3617" w:type="dxa"/>
            <w:gridSpan w:val="2"/>
          </w:tcPr>
          <w:p w14:paraId="061A6FE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3F43E355" w14:textId="77777777" w:rsidR="00AD0314" w:rsidRPr="00C730AC" w:rsidRDefault="00AD0314" w:rsidP="00AD0314">
            <w:pPr>
              <w:pStyle w:val="NoSpacing"/>
            </w:pPr>
            <w:r w:rsidRPr="00C730AC">
              <w:t>Pardavėjas yra prisijungęs, patvirtintas ir pagrindiniame puslapyje</w:t>
            </w:r>
          </w:p>
        </w:tc>
      </w:tr>
      <w:tr w:rsidR="00AD0314" w:rsidRPr="00C730AC" w14:paraId="7494D61C" w14:textId="77777777" w:rsidTr="00AD0314">
        <w:trPr>
          <w:jc w:val="center"/>
        </w:trPr>
        <w:tc>
          <w:tcPr>
            <w:tcW w:w="3617" w:type="dxa"/>
            <w:gridSpan w:val="2"/>
          </w:tcPr>
          <w:p w14:paraId="69B5A554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Aktoriai</w:t>
            </w:r>
          </w:p>
        </w:tc>
        <w:tc>
          <w:tcPr>
            <w:tcW w:w="6143" w:type="dxa"/>
            <w:gridSpan w:val="2"/>
          </w:tcPr>
          <w:p w14:paraId="789483E5" w14:textId="77777777" w:rsidR="00AD0314" w:rsidRPr="00C730AC" w:rsidRDefault="00AD0314" w:rsidP="00AD0314">
            <w:pPr>
              <w:pStyle w:val="NoSpacing"/>
            </w:pPr>
            <w:r w:rsidRPr="00C730AC">
              <w:t>Pardavėjas</w:t>
            </w:r>
          </w:p>
        </w:tc>
      </w:tr>
      <w:tr w:rsidR="00AD0314" w:rsidRPr="00C730AC" w14:paraId="0ECC2037" w14:textId="77777777" w:rsidTr="00AD0314">
        <w:trPr>
          <w:jc w:val="center"/>
        </w:trPr>
        <w:tc>
          <w:tcPr>
            <w:tcW w:w="1491" w:type="dxa"/>
            <w:vMerge w:val="restart"/>
          </w:tcPr>
          <w:p w14:paraId="0CE6DBFF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Susiję panaudojimo atvejai</w:t>
            </w:r>
          </w:p>
        </w:tc>
        <w:tc>
          <w:tcPr>
            <w:tcW w:w="2126" w:type="dxa"/>
          </w:tcPr>
          <w:p w14:paraId="0F9287CD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037085DD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777C8A59" w14:textId="77777777" w:rsidTr="00AD0314">
        <w:trPr>
          <w:jc w:val="center"/>
        </w:trPr>
        <w:tc>
          <w:tcPr>
            <w:tcW w:w="1491" w:type="dxa"/>
            <w:vMerge/>
          </w:tcPr>
          <w:p w14:paraId="47FCA8E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42E8BEB2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75E89A83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61CB3DE6" w14:textId="77777777" w:rsidTr="00AD0314">
        <w:trPr>
          <w:jc w:val="center"/>
        </w:trPr>
        <w:tc>
          <w:tcPr>
            <w:tcW w:w="1491" w:type="dxa"/>
            <w:vMerge/>
          </w:tcPr>
          <w:p w14:paraId="7FD474C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149137FC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221D86DB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1AFEB5C6" w14:textId="77777777" w:rsidTr="00AD0314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27F30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3E16" w14:textId="77777777" w:rsidR="00AD0314" w:rsidRPr="00C730AC" w:rsidRDefault="00AD0314" w:rsidP="00AD0314">
            <w:pPr>
              <w:pStyle w:val="NoSpacing"/>
            </w:pPr>
            <w:r w:rsidRPr="00C730AC">
              <w:t>Patvirtintos prekės bus patalpinamos į parduodamų prekių sąrašą.</w:t>
            </w:r>
          </w:p>
          <w:p w14:paraId="59A8B02D" w14:textId="77777777" w:rsidR="00AD0314" w:rsidRPr="00C730AC" w:rsidRDefault="00AD0314" w:rsidP="00AD0314">
            <w:pPr>
              <w:pStyle w:val="NoSpacing"/>
            </w:pPr>
            <w:r w:rsidRPr="00C730AC">
              <w:t>Deaktyvuotos prekės yra išimamos iš parduodamų prekių sąrašo.</w:t>
            </w:r>
          </w:p>
          <w:p w14:paraId="377B948D" w14:textId="77777777" w:rsidR="00AD0314" w:rsidRPr="00C730AC" w:rsidRDefault="00AD0314" w:rsidP="00AD0314">
            <w:pPr>
              <w:pStyle w:val="NoSpacing"/>
              <w:keepNext/>
            </w:pPr>
            <w:r w:rsidRPr="00C730AC">
              <w:t>Redaguotos prekės yra atnaujintos.</w:t>
            </w:r>
          </w:p>
        </w:tc>
      </w:tr>
    </w:tbl>
    <w:p w14:paraId="4B86C2EC" w14:textId="3C796832" w:rsidR="00AD0314" w:rsidRDefault="00AD0314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8</w:t>
        </w:r>
      </w:fldSimple>
      <w:r>
        <w:t xml:space="preserve"> </w:t>
      </w:r>
      <w:r w:rsidRPr="00071E2B">
        <w:t>Valdyti savo prekes</w:t>
      </w:r>
    </w:p>
    <w:p w14:paraId="2593B73C" w14:textId="6883764E" w:rsidR="00AD0314" w:rsidRDefault="00AD0314">
      <w:r>
        <w:br w:type="page"/>
      </w:r>
    </w:p>
    <w:p w14:paraId="22D43EF7" w14:textId="77777777" w:rsidR="00AD0314" w:rsidRDefault="00AD0314" w:rsidP="00AD0314">
      <w:pPr>
        <w:keepNext/>
      </w:pPr>
      <w:r>
        <w:rPr>
          <w:noProof/>
        </w:rPr>
        <w:lastRenderedPageBreak/>
        <w:drawing>
          <wp:inline distT="0" distB="0" distL="0" distR="0" wp14:anchorId="512C1489" wp14:editId="231CBBA4">
            <wp:extent cx="6105525" cy="8254858"/>
            <wp:effectExtent l="0" t="0" r="0" b="0"/>
            <wp:docPr id="12" name="Picture 1150080824.png" descr="1150080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500808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2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8EFE" w14:textId="205D83AC" w:rsidR="00AD0314" w:rsidRDefault="00AD0314" w:rsidP="00AD0314">
      <w:pPr>
        <w:pStyle w:val="Caption"/>
      </w:pPr>
      <w:r>
        <w:t xml:space="preserve">pav. </w:t>
      </w:r>
      <w:fldSimple w:instr=" SEQ pav. \* ARABIC ">
        <w:r w:rsidR="00BC52EF">
          <w:rPr>
            <w:noProof/>
          </w:rPr>
          <w:t>16</w:t>
        </w:r>
      </w:fldSimple>
      <w:r>
        <w:t xml:space="preserve"> </w:t>
      </w:r>
      <w:r w:rsidRPr="0031342B">
        <w:t>Panaudojimo atvejo “Valdyti savo prekes” scenarijus</w:t>
      </w:r>
    </w:p>
    <w:p w14:paraId="5F8DCB80" w14:textId="77777777" w:rsidR="00AD0314" w:rsidRDefault="00AD0314">
      <w:pPr>
        <w:rPr>
          <w:rFonts w:ascii="Arial" w:hAnsi="Arial" w:cs="Arial"/>
          <w:sz w:val="20"/>
          <w:szCs w:val="20"/>
        </w:rPr>
      </w:pP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AD0314" w:rsidRPr="00C730AC" w14:paraId="1694D09D" w14:textId="77777777" w:rsidTr="00AD0314">
        <w:trPr>
          <w:jc w:val="center"/>
        </w:trPr>
        <w:tc>
          <w:tcPr>
            <w:tcW w:w="3617" w:type="dxa"/>
            <w:gridSpan w:val="2"/>
          </w:tcPr>
          <w:p w14:paraId="4550D3CC" w14:textId="77777777" w:rsidR="00AD0314" w:rsidRPr="00AD0314" w:rsidRDefault="00AD0314" w:rsidP="00AD0314">
            <w:pPr>
              <w:pStyle w:val="NoSpacing"/>
            </w:pPr>
            <w:r w:rsidRPr="00AD0314">
              <w:lastRenderedPageBreak/>
              <w:t>Panaudojimo atvejis</w:t>
            </w:r>
          </w:p>
        </w:tc>
        <w:tc>
          <w:tcPr>
            <w:tcW w:w="3827" w:type="dxa"/>
          </w:tcPr>
          <w:p w14:paraId="48DA0C48" w14:textId="77777777" w:rsidR="00AD0314" w:rsidRPr="00C730AC" w:rsidRDefault="00AD0314" w:rsidP="00AD0314">
            <w:pPr>
              <w:pStyle w:val="NoSpacing"/>
            </w:pPr>
            <w:r w:rsidRPr="00C730AC">
              <w:t>14 “Keisti darbo būseną”</w:t>
            </w:r>
          </w:p>
        </w:tc>
        <w:tc>
          <w:tcPr>
            <w:tcW w:w="2316" w:type="dxa"/>
          </w:tcPr>
          <w:p w14:paraId="7015FCEC" w14:textId="77777777" w:rsidR="00AD0314" w:rsidRPr="00C730AC" w:rsidRDefault="00AD0314" w:rsidP="00AD0314">
            <w:pPr>
              <w:pStyle w:val="NoSpacing"/>
            </w:pPr>
            <w:r w:rsidRPr="00C730AC">
              <w:t>Henrikas Juzuitis</w:t>
            </w:r>
          </w:p>
        </w:tc>
      </w:tr>
      <w:tr w:rsidR="00AD0314" w:rsidRPr="00C730AC" w14:paraId="422DD2A5" w14:textId="77777777" w:rsidTr="00AD0314">
        <w:trPr>
          <w:jc w:val="center"/>
        </w:trPr>
        <w:tc>
          <w:tcPr>
            <w:tcW w:w="9760" w:type="dxa"/>
            <w:gridSpan w:val="4"/>
          </w:tcPr>
          <w:p w14:paraId="6613D9A5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Tikslas. </w:t>
            </w:r>
          </w:p>
          <w:p w14:paraId="22917B24" w14:textId="77777777" w:rsidR="00AD0314" w:rsidRPr="00C730AC" w:rsidRDefault="00AD0314" w:rsidP="00AD0314">
            <w:pPr>
              <w:pStyle w:val="NoSpacing"/>
            </w:pPr>
            <w:r w:rsidRPr="00C730AC">
              <w:t>Suteikti mechanikui galimybę pakeisti savo darbo būseną</w:t>
            </w:r>
          </w:p>
        </w:tc>
      </w:tr>
      <w:tr w:rsidR="00AD0314" w:rsidRPr="00C730AC" w14:paraId="01C14930" w14:textId="77777777" w:rsidTr="00AD0314">
        <w:trPr>
          <w:jc w:val="center"/>
        </w:trPr>
        <w:tc>
          <w:tcPr>
            <w:tcW w:w="9760" w:type="dxa"/>
            <w:gridSpan w:val="4"/>
          </w:tcPr>
          <w:p w14:paraId="72F6D11D" w14:textId="77777777" w:rsidR="00AD0314" w:rsidRPr="00C730AC" w:rsidRDefault="00AD0314" w:rsidP="00AD0314">
            <w:pPr>
              <w:pStyle w:val="NoSpacing"/>
            </w:pPr>
            <w:r w:rsidRPr="00C730AC">
              <w:t>Aprašymas. Mechanikas gali pakeisti savo darbo būseną į kitą iš sąrašo.</w:t>
            </w:r>
          </w:p>
        </w:tc>
      </w:tr>
      <w:tr w:rsidR="00AD0314" w:rsidRPr="00C730AC" w14:paraId="3A332A97" w14:textId="77777777" w:rsidTr="00AD0314">
        <w:trPr>
          <w:jc w:val="center"/>
        </w:trPr>
        <w:tc>
          <w:tcPr>
            <w:tcW w:w="3617" w:type="dxa"/>
            <w:gridSpan w:val="2"/>
          </w:tcPr>
          <w:p w14:paraId="6F216F75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70BDBE1C" w14:textId="77777777" w:rsidR="00AD0314" w:rsidRPr="00C730AC" w:rsidRDefault="00AD0314" w:rsidP="00AD0314">
            <w:pPr>
              <w:pStyle w:val="NoSpacing"/>
            </w:pPr>
            <w:r w:rsidRPr="00C730AC">
              <w:t>Mechanikas yra prisijungęs, patvirtintas ir darbo puslapyje</w:t>
            </w:r>
          </w:p>
        </w:tc>
      </w:tr>
      <w:tr w:rsidR="00AD0314" w:rsidRPr="00C730AC" w14:paraId="03C51A10" w14:textId="77777777" w:rsidTr="00AD0314">
        <w:trPr>
          <w:jc w:val="center"/>
        </w:trPr>
        <w:tc>
          <w:tcPr>
            <w:tcW w:w="3617" w:type="dxa"/>
            <w:gridSpan w:val="2"/>
          </w:tcPr>
          <w:p w14:paraId="57F5A46B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Aktoriai</w:t>
            </w:r>
          </w:p>
        </w:tc>
        <w:tc>
          <w:tcPr>
            <w:tcW w:w="6143" w:type="dxa"/>
            <w:gridSpan w:val="2"/>
          </w:tcPr>
          <w:p w14:paraId="05B1743E" w14:textId="77777777" w:rsidR="00AD0314" w:rsidRPr="00C730AC" w:rsidRDefault="00AD0314" w:rsidP="00AD0314">
            <w:pPr>
              <w:pStyle w:val="NoSpacing"/>
            </w:pPr>
            <w:r w:rsidRPr="00C730AC">
              <w:t>Mechanikas</w:t>
            </w:r>
          </w:p>
        </w:tc>
      </w:tr>
      <w:tr w:rsidR="00AD0314" w:rsidRPr="00C730AC" w14:paraId="0659E397" w14:textId="77777777" w:rsidTr="00AD0314">
        <w:trPr>
          <w:jc w:val="center"/>
        </w:trPr>
        <w:tc>
          <w:tcPr>
            <w:tcW w:w="1491" w:type="dxa"/>
            <w:vMerge w:val="restart"/>
          </w:tcPr>
          <w:p w14:paraId="3B857962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Susiję panaudojimo atvejai</w:t>
            </w:r>
          </w:p>
        </w:tc>
        <w:tc>
          <w:tcPr>
            <w:tcW w:w="2126" w:type="dxa"/>
          </w:tcPr>
          <w:p w14:paraId="0A8E6678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13FDB01C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5D3DFFDA" w14:textId="77777777" w:rsidTr="00AD0314">
        <w:trPr>
          <w:jc w:val="center"/>
        </w:trPr>
        <w:tc>
          <w:tcPr>
            <w:tcW w:w="1491" w:type="dxa"/>
            <w:vMerge/>
          </w:tcPr>
          <w:p w14:paraId="417CBAEC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691BC9DF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6A1C5D8E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4D03285E" w14:textId="77777777" w:rsidTr="00AD0314">
        <w:trPr>
          <w:jc w:val="center"/>
        </w:trPr>
        <w:tc>
          <w:tcPr>
            <w:tcW w:w="1491" w:type="dxa"/>
            <w:vMerge/>
          </w:tcPr>
          <w:p w14:paraId="2E8D444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7C81622F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0AA091B9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28F7DBC3" w14:textId="77777777" w:rsidTr="00AD0314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86E7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3FCD9" w14:textId="77777777" w:rsidR="00AD0314" w:rsidRPr="00C730AC" w:rsidRDefault="00AD0314" w:rsidP="00AD0314">
            <w:pPr>
              <w:pStyle w:val="NoSpacing"/>
              <w:keepNext/>
            </w:pPr>
            <w:r w:rsidRPr="00C730AC">
              <w:t>Mechaniko darbo būsena yra atnaujinta</w:t>
            </w:r>
          </w:p>
        </w:tc>
      </w:tr>
    </w:tbl>
    <w:p w14:paraId="75500293" w14:textId="7D336A20" w:rsidR="00AD0314" w:rsidRDefault="00AD0314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9</w:t>
        </w:r>
      </w:fldSimple>
      <w:r>
        <w:t xml:space="preserve"> </w:t>
      </w:r>
      <w:r w:rsidRPr="009D40A0">
        <w:t>Keisti darbo būseną</w:t>
      </w:r>
    </w:p>
    <w:p w14:paraId="5DB47850" w14:textId="77777777" w:rsidR="00AD0314" w:rsidRDefault="00AD0314" w:rsidP="00AD0314">
      <w:pPr>
        <w:keepNext/>
        <w:jc w:val="center"/>
      </w:pPr>
      <w:r>
        <w:rPr>
          <w:noProof/>
        </w:rPr>
        <w:drawing>
          <wp:inline distT="0" distB="0" distL="0" distR="0" wp14:anchorId="2EC3858B" wp14:editId="1DE6FD64">
            <wp:extent cx="4095749" cy="4105275"/>
            <wp:effectExtent l="0" t="0" r="0" b="0"/>
            <wp:docPr id="14" name="Picture -1385080868.png" descr="-1385080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-138508086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7567" w14:textId="0BC131E2" w:rsidR="00AD0314" w:rsidRPr="00C730AC" w:rsidRDefault="00AD0314" w:rsidP="00AD0314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pav. </w:t>
      </w:r>
      <w:fldSimple w:instr=" SEQ pav. \* ARABIC ">
        <w:r w:rsidR="00BC52EF">
          <w:rPr>
            <w:noProof/>
          </w:rPr>
          <w:t>17</w:t>
        </w:r>
      </w:fldSimple>
      <w:r>
        <w:t xml:space="preserve"> </w:t>
      </w:r>
      <w:r w:rsidRPr="000F37CA">
        <w:t>Panaudojimo atvejo “Valdyti darbo būseną”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AD0314" w:rsidRPr="00C730AC" w14:paraId="2D1FC7CE" w14:textId="77777777" w:rsidTr="00AD0314">
        <w:trPr>
          <w:jc w:val="center"/>
        </w:trPr>
        <w:tc>
          <w:tcPr>
            <w:tcW w:w="3617" w:type="dxa"/>
            <w:gridSpan w:val="2"/>
          </w:tcPr>
          <w:p w14:paraId="6C88D7AC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Panaudojimo atvejis</w:t>
            </w:r>
          </w:p>
        </w:tc>
        <w:tc>
          <w:tcPr>
            <w:tcW w:w="3827" w:type="dxa"/>
          </w:tcPr>
          <w:p w14:paraId="58C6DC4A" w14:textId="77777777" w:rsidR="00AD0314" w:rsidRPr="00C730AC" w:rsidRDefault="00AD0314" w:rsidP="00AD0314">
            <w:pPr>
              <w:pStyle w:val="NoSpacing"/>
            </w:pPr>
            <w:r w:rsidRPr="00C730AC">
              <w:t>15 “Peržiūrėti kalendorių”</w:t>
            </w:r>
          </w:p>
        </w:tc>
        <w:tc>
          <w:tcPr>
            <w:tcW w:w="2316" w:type="dxa"/>
          </w:tcPr>
          <w:p w14:paraId="5FFDF7FE" w14:textId="77777777" w:rsidR="00AD0314" w:rsidRPr="00C730AC" w:rsidRDefault="00AD0314" w:rsidP="00AD0314">
            <w:pPr>
              <w:pStyle w:val="NoSpacing"/>
            </w:pPr>
            <w:r w:rsidRPr="00C730AC">
              <w:t>Henrikas Juzuitis</w:t>
            </w:r>
          </w:p>
        </w:tc>
      </w:tr>
      <w:tr w:rsidR="00AD0314" w:rsidRPr="00C730AC" w14:paraId="5AB62B0C" w14:textId="77777777" w:rsidTr="00AD0314">
        <w:trPr>
          <w:jc w:val="center"/>
        </w:trPr>
        <w:tc>
          <w:tcPr>
            <w:tcW w:w="9760" w:type="dxa"/>
            <w:gridSpan w:val="4"/>
          </w:tcPr>
          <w:p w14:paraId="3740FF54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Tikslas. </w:t>
            </w:r>
          </w:p>
          <w:p w14:paraId="53901D05" w14:textId="77777777" w:rsidR="00AD0314" w:rsidRPr="00C730AC" w:rsidRDefault="00AD0314" w:rsidP="00AD0314">
            <w:pPr>
              <w:pStyle w:val="NoSpacing"/>
            </w:pPr>
            <w:r w:rsidRPr="00C730AC">
              <w:t>Suteikti mechanikui galimybę peržiūrėti savo darbo kalendorių</w:t>
            </w:r>
          </w:p>
        </w:tc>
      </w:tr>
      <w:tr w:rsidR="00AD0314" w:rsidRPr="00C730AC" w14:paraId="68921E88" w14:textId="77777777" w:rsidTr="00AD0314">
        <w:trPr>
          <w:jc w:val="center"/>
        </w:trPr>
        <w:tc>
          <w:tcPr>
            <w:tcW w:w="9760" w:type="dxa"/>
            <w:gridSpan w:val="4"/>
          </w:tcPr>
          <w:p w14:paraId="199E4A39" w14:textId="5D4A8433" w:rsidR="00AD0314" w:rsidRPr="00C730AC" w:rsidRDefault="00AD0314" w:rsidP="00AD0314">
            <w:pPr>
              <w:pStyle w:val="NoSpacing"/>
            </w:pPr>
            <w:r w:rsidRPr="00AD0314">
              <w:rPr>
                <w:b/>
                <w:bCs/>
              </w:rPr>
              <w:t>Aprašymas.</w:t>
            </w:r>
            <w:r w:rsidRPr="00C730AC">
              <w:t xml:space="preserve"> Mechanikas gali peržiūrėti savo darbo kalendorių</w:t>
            </w:r>
          </w:p>
        </w:tc>
      </w:tr>
      <w:tr w:rsidR="00AD0314" w:rsidRPr="00C730AC" w14:paraId="7C5AB00E" w14:textId="77777777" w:rsidTr="00AD0314">
        <w:trPr>
          <w:jc w:val="center"/>
        </w:trPr>
        <w:tc>
          <w:tcPr>
            <w:tcW w:w="3617" w:type="dxa"/>
            <w:gridSpan w:val="2"/>
          </w:tcPr>
          <w:p w14:paraId="48AA3F97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46566B2E" w14:textId="77777777" w:rsidR="00AD0314" w:rsidRPr="00C730AC" w:rsidRDefault="00AD0314" w:rsidP="00AD0314">
            <w:pPr>
              <w:pStyle w:val="NoSpacing"/>
            </w:pPr>
            <w:r w:rsidRPr="00C730AC">
              <w:t>Mechanikas yra prisijungęs, patvirtintas ir darbo puslapyje</w:t>
            </w:r>
          </w:p>
        </w:tc>
      </w:tr>
      <w:tr w:rsidR="00AD0314" w:rsidRPr="00C730AC" w14:paraId="34E3B94F" w14:textId="77777777" w:rsidTr="00AD0314">
        <w:trPr>
          <w:jc w:val="center"/>
        </w:trPr>
        <w:tc>
          <w:tcPr>
            <w:tcW w:w="3617" w:type="dxa"/>
            <w:gridSpan w:val="2"/>
          </w:tcPr>
          <w:p w14:paraId="3E20FBF4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Aktoriai</w:t>
            </w:r>
          </w:p>
        </w:tc>
        <w:tc>
          <w:tcPr>
            <w:tcW w:w="6143" w:type="dxa"/>
            <w:gridSpan w:val="2"/>
          </w:tcPr>
          <w:p w14:paraId="126E84A7" w14:textId="77777777" w:rsidR="00AD0314" w:rsidRPr="00C730AC" w:rsidRDefault="00AD0314" w:rsidP="00AD0314">
            <w:pPr>
              <w:pStyle w:val="NoSpacing"/>
            </w:pPr>
            <w:r w:rsidRPr="00C730AC">
              <w:t>Mechanikas</w:t>
            </w:r>
          </w:p>
        </w:tc>
      </w:tr>
      <w:tr w:rsidR="00AD0314" w:rsidRPr="00C730AC" w14:paraId="1403B7E3" w14:textId="77777777" w:rsidTr="00AD0314">
        <w:trPr>
          <w:jc w:val="center"/>
        </w:trPr>
        <w:tc>
          <w:tcPr>
            <w:tcW w:w="1491" w:type="dxa"/>
            <w:vMerge w:val="restart"/>
          </w:tcPr>
          <w:p w14:paraId="1F48DFD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Susiję panaudojimo atvejai</w:t>
            </w:r>
          </w:p>
        </w:tc>
        <w:tc>
          <w:tcPr>
            <w:tcW w:w="2126" w:type="dxa"/>
          </w:tcPr>
          <w:p w14:paraId="49C03AA2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6E963888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001F0164" w14:textId="77777777" w:rsidTr="00AD0314">
        <w:trPr>
          <w:jc w:val="center"/>
        </w:trPr>
        <w:tc>
          <w:tcPr>
            <w:tcW w:w="1491" w:type="dxa"/>
            <w:vMerge/>
          </w:tcPr>
          <w:p w14:paraId="6DB24A51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6BD9F0DF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22FA8723" w14:textId="77777777" w:rsidR="00AD0314" w:rsidRPr="00C730AC" w:rsidRDefault="00D4732A" w:rsidP="00AD0314">
            <w:pPr>
              <w:pStyle w:val="NoSpacing"/>
            </w:pPr>
            <w:hyperlink w:anchor="_b6c2eef9b3b046f28d1305c303320cec" w:history="1">
              <w:r w:rsidR="00AD0314" w:rsidRPr="00C730AC">
                <w:t>17</w:t>
              </w:r>
            </w:hyperlink>
            <w:r w:rsidR="00AD0314" w:rsidRPr="00C730AC">
              <w:t xml:space="preserve"> “</w:t>
            </w:r>
            <w:hyperlink w:anchor="_b6c2eef9b3b046f28d1305c303320cec" w:history="1">
              <w:r w:rsidR="00AD0314" w:rsidRPr="00C730AC">
                <w:t>Valdyti darbo valandas</w:t>
              </w:r>
            </w:hyperlink>
            <w:r w:rsidR="00AD0314" w:rsidRPr="00C730AC">
              <w:t>”</w:t>
            </w:r>
          </w:p>
        </w:tc>
      </w:tr>
      <w:tr w:rsidR="00AD0314" w:rsidRPr="00C730AC" w14:paraId="7D76BE88" w14:textId="77777777" w:rsidTr="00AD0314">
        <w:trPr>
          <w:jc w:val="center"/>
        </w:trPr>
        <w:tc>
          <w:tcPr>
            <w:tcW w:w="1491" w:type="dxa"/>
            <w:vMerge/>
          </w:tcPr>
          <w:p w14:paraId="40850B3B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4B0CAF3A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40AB0F4C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42322BB5" w14:textId="77777777" w:rsidTr="00AD0314">
        <w:trPr>
          <w:trHeight w:val="69"/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86523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CC1C3" w14:textId="77777777" w:rsidR="00AD0314" w:rsidRPr="00C730AC" w:rsidRDefault="00AD0314" w:rsidP="00AD0314">
            <w:pPr>
              <w:pStyle w:val="NoSpacing"/>
              <w:keepNext/>
            </w:pPr>
            <w:r w:rsidRPr="00C730AC">
              <w:t>Mechaniko kalendorius peržiūrėtas</w:t>
            </w:r>
          </w:p>
        </w:tc>
      </w:tr>
    </w:tbl>
    <w:p w14:paraId="5EC94B2A" w14:textId="0BB6EABD" w:rsidR="00AD0314" w:rsidRDefault="00AD0314" w:rsidP="00AD0314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10</w:t>
        </w:r>
      </w:fldSimple>
      <w:r>
        <w:t xml:space="preserve"> </w:t>
      </w:r>
      <w:r w:rsidRPr="005966D9">
        <w:t>Peržiūrėti kalendorių</w:t>
      </w:r>
    </w:p>
    <w:p w14:paraId="6B77FBA0" w14:textId="77777777" w:rsidR="00AD0314" w:rsidRDefault="00AD0314" w:rsidP="00AD03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DC0B90" wp14:editId="5DB4746B">
            <wp:extent cx="6029325" cy="4648200"/>
            <wp:effectExtent l="0" t="0" r="0" b="0"/>
            <wp:docPr id="16" name="Picture 307854366.png" descr="307854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785436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6193" w14:textId="2C034CD3" w:rsidR="00AD0314" w:rsidRDefault="00AD0314" w:rsidP="00AD0314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18</w:t>
        </w:r>
      </w:fldSimple>
      <w:r>
        <w:t xml:space="preserve"> </w:t>
      </w:r>
      <w:r w:rsidRPr="00E3005B">
        <w:t>Panaudojimo atvejo “Peržiūrėti kalendorių”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AD0314" w:rsidRPr="00C730AC" w14:paraId="40BAD2AF" w14:textId="77777777" w:rsidTr="00AD0314">
        <w:trPr>
          <w:jc w:val="center"/>
        </w:trPr>
        <w:tc>
          <w:tcPr>
            <w:tcW w:w="3617" w:type="dxa"/>
            <w:gridSpan w:val="2"/>
          </w:tcPr>
          <w:p w14:paraId="2998AD2A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Panaudojimo atvejis</w:t>
            </w:r>
          </w:p>
        </w:tc>
        <w:tc>
          <w:tcPr>
            <w:tcW w:w="3827" w:type="dxa"/>
          </w:tcPr>
          <w:p w14:paraId="6137EE36" w14:textId="77777777" w:rsidR="00AD0314" w:rsidRPr="00C730AC" w:rsidRDefault="00AD0314" w:rsidP="00AD0314">
            <w:pPr>
              <w:pStyle w:val="NoSpacing"/>
            </w:pPr>
            <w:r w:rsidRPr="00C730AC">
              <w:t>17 “Valdyti darbo valandas”</w:t>
            </w:r>
          </w:p>
        </w:tc>
        <w:tc>
          <w:tcPr>
            <w:tcW w:w="2316" w:type="dxa"/>
          </w:tcPr>
          <w:p w14:paraId="39BA722C" w14:textId="77777777" w:rsidR="00AD0314" w:rsidRPr="00C730AC" w:rsidRDefault="00AD0314" w:rsidP="00AD0314">
            <w:pPr>
              <w:pStyle w:val="NoSpacing"/>
            </w:pPr>
            <w:r w:rsidRPr="00C730AC">
              <w:t>Henrikas Juzuitis</w:t>
            </w:r>
          </w:p>
        </w:tc>
      </w:tr>
      <w:tr w:rsidR="00AD0314" w:rsidRPr="00C730AC" w14:paraId="161B25FD" w14:textId="77777777" w:rsidTr="00AD0314">
        <w:trPr>
          <w:jc w:val="center"/>
        </w:trPr>
        <w:tc>
          <w:tcPr>
            <w:tcW w:w="9760" w:type="dxa"/>
            <w:gridSpan w:val="4"/>
          </w:tcPr>
          <w:p w14:paraId="5A314F1A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Tikslas. </w:t>
            </w:r>
          </w:p>
          <w:p w14:paraId="30B475E2" w14:textId="77777777" w:rsidR="00AD0314" w:rsidRPr="00C730AC" w:rsidRDefault="00AD0314" w:rsidP="00AD0314">
            <w:pPr>
              <w:pStyle w:val="NoSpacing"/>
            </w:pPr>
            <w:r w:rsidRPr="00C730AC">
              <w:t>Suteikti galimybę mechanikui valdyti savo darbo valandas</w:t>
            </w:r>
          </w:p>
        </w:tc>
      </w:tr>
      <w:tr w:rsidR="00AD0314" w:rsidRPr="00C730AC" w14:paraId="01695D03" w14:textId="77777777" w:rsidTr="00AD0314">
        <w:trPr>
          <w:jc w:val="center"/>
        </w:trPr>
        <w:tc>
          <w:tcPr>
            <w:tcW w:w="9760" w:type="dxa"/>
            <w:gridSpan w:val="4"/>
          </w:tcPr>
          <w:p w14:paraId="2A8D07F2" w14:textId="77777777" w:rsidR="00AD0314" w:rsidRPr="00C730AC" w:rsidRDefault="00AD0314" w:rsidP="00AD0314">
            <w:pPr>
              <w:pStyle w:val="NoSpacing"/>
            </w:pPr>
            <w:r w:rsidRPr="00AD0314">
              <w:rPr>
                <w:b/>
                <w:bCs/>
              </w:rPr>
              <w:t>Aprašymas.</w:t>
            </w:r>
            <w:r w:rsidRPr="00C730AC">
              <w:t xml:space="preserve"> Mechanikas gali valdyti savo darbo valandas.</w:t>
            </w:r>
          </w:p>
          <w:p w14:paraId="7F7688C1" w14:textId="77777777" w:rsidR="00AD0314" w:rsidRPr="00C730AC" w:rsidRDefault="00AD0314" w:rsidP="00AD0314">
            <w:pPr>
              <w:pStyle w:val="NoSpacing"/>
            </w:pPr>
            <w:r w:rsidRPr="00C730AC">
              <w:t>Redaguotos darbo valandos bus pridėtos arba pašalintos iš laisvų darbo valandų sąrašo.</w:t>
            </w:r>
          </w:p>
        </w:tc>
      </w:tr>
      <w:tr w:rsidR="00AD0314" w:rsidRPr="00C730AC" w14:paraId="5EB8F60E" w14:textId="77777777" w:rsidTr="00AD0314">
        <w:trPr>
          <w:jc w:val="center"/>
        </w:trPr>
        <w:tc>
          <w:tcPr>
            <w:tcW w:w="3617" w:type="dxa"/>
            <w:gridSpan w:val="2"/>
          </w:tcPr>
          <w:p w14:paraId="4221EA2C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2A2168A9" w14:textId="77777777" w:rsidR="00AD0314" w:rsidRPr="00C730AC" w:rsidRDefault="00AD0314" w:rsidP="00AD0314">
            <w:pPr>
              <w:pStyle w:val="NoSpacing"/>
            </w:pPr>
            <w:r w:rsidRPr="00C730AC">
              <w:t>Mechanikas yra prisijungęs, patvirtintas ir atsidaręs savo kalendorių</w:t>
            </w:r>
          </w:p>
        </w:tc>
      </w:tr>
      <w:tr w:rsidR="00AD0314" w:rsidRPr="00C730AC" w14:paraId="441C5801" w14:textId="77777777" w:rsidTr="00AD0314">
        <w:trPr>
          <w:jc w:val="center"/>
        </w:trPr>
        <w:tc>
          <w:tcPr>
            <w:tcW w:w="3617" w:type="dxa"/>
            <w:gridSpan w:val="2"/>
          </w:tcPr>
          <w:p w14:paraId="78C46F0B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Aktoriai</w:t>
            </w:r>
          </w:p>
        </w:tc>
        <w:tc>
          <w:tcPr>
            <w:tcW w:w="6143" w:type="dxa"/>
            <w:gridSpan w:val="2"/>
          </w:tcPr>
          <w:p w14:paraId="22E4F1C8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26763D7C" w14:textId="77777777" w:rsidTr="00AD0314">
        <w:trPr>
          <w:jc w:val="center"/>
        </w:trPr>
        <w:tc>
          <w:tcPr>
            <w:tcW w:w="1491" w:type="dxa"/>
            <w:vMerge w:val="restart"/>
          </w:tcPr>
          <w:p w14:paraId="0E68E9BF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Susiję panaudojimo atvejai</w:t>
            </w:r>
          </w:p>
        </w:tc>
        <w:tc>
          <w:tcPr>
            <w:tcW w:w="2126" w:type="dxa"/>
          </w:tcPr>
          <w:p w14:paraId="69DBED85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3533FCCE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44533783" w14:textId="77777777" w:rsidTr="00AD0314">
        <w:trPr>
          <w:jc w:val="center"/>
        </w:trPr>
        <w:tc>
          <w:tcPr>
            <w:tcW w:w="1491" w:type="dxa"/>
            <w:vMerge/>
          </w:tcPr>
          <w:p w14:paraId="21217EF0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1D0F7C34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761CA783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1BF910D7" w14:textId="77777777" w:rsidTr="00AD0314">
        <w:trPr>
          <w:jc w:val="center"/>
        </w:trPr>
        <w:tc>
          <w:tcPr>
            <w:tcW w:w="1491" w:type="dxa"/>
            <w:vMerge/>
          </w:tcPr>
          <w:p w14:paraId="47857E3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67481E2E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54BAC3DE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47A9090D" w14:textId="77777777" w:rsidTr="00AD0314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BEE1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28F1C" w14:textId="77777777" w:rsidR="00AD0314" w:rsidRPr="00C730AC" w:rsidRDefault="00AD0314" w:rsidP="00AD0314">
            <w:pPr>
              <w:pStyle w:val="NoSpacing"/>
              <w:keepNext/>
            </w:pPr>
            <w:r w:rsidRPr="00C730AC">
              <w:t>Mechaniko darbo kalendorius yra atnaujintas</w:t>
            </w:r>
          </w:p>
        </w:tc>
      </w:tr>
    </w:tbl>
    <w:p w14:paraId="294EFF09" w14:textId="4CC7F905" w:rsidR="00AD0314" w:rsidRDefault="00AD0314" w:rsidP="00AD0314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11</w:t>
        </w:r>
      </w:fldSimple>
      <w:r>
        <w:t xml:space="preserve"> </w:t>
      </w:r>
      <w:r w:rsidRPr="003842D7">
        <w:t>Valdyti darbo valandas</w:t>
      </w:r>
    </w:p>
    <w:p w14:paraId="5F02CFDB" w14:textId="77777777" w:rsidR="00AD0314" w:rsidRDefault="00AD0314" w:rsidP="00AD03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3F975D" wp14:editId="499EB5DC">
            <wp:extent cx="6105525" cy="5120537"/>
            <wp:effectExtent l="0" t="0" r="0" b="0"/>
            <wp:docPr id="20" name="Picture -655549340.png" descr="-655549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-65554934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E5" w14:textId="0FDFAA52" w:rsidR="00AD0314" w:rsidRDefault="00AD0314" w:rsidP="00AD0314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19</w:t>
        </w:r>
      </w:fldSimple>
      <w:r>
        <w:t xml:space="preserve"> </w:t>
      </w:r>
      <w:r w:rsidRPr="00A614BB">
        <w:t>Panaudojimo atvejo “Valdyti darbo valandas”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AD0314" w:rsidRPr="00C730AC" w14:paraId="6ADACF0C" w14:textId="77777777" w:rsidTr="00AD0314">
        <w:trPr>
          <w:jc w:val="center"/>
        </w:trPr>
        <w:tc>
          <w:tcPr>
            <w:tcW w:w="3617" w:type="dxa"/>
            <w:gridSpan w:val="2"/>
          </w:tcPr>
          <w:p w14:paraId="4DDE99DB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Panaudojimo atvejis</w:t>
            </w:r>
          </w:p>
        </w:tc>
        <w:tc>
          <w:tcPr>
            <w:tcW w:w="3827" w:type="dxa"/>
          </w:tcPr>
          <w:p w14:paraId="6FC13ADA" w14:textId="77777777" w:rsidR="00AD0314" w:rsidRPr="00C730AC" w:rsidRDefault="00AD0314" w:rsidP="00AD0314">
            <w:pPr>
              <w:pStyle w:val="NoSpacing"/>
            </w:pPr>
            <w:r w:rsidRPr="00C730AC">
              <w:t>21 “Valdyti surinkimo užsakymą”</w:t>
            </w:r>
          </w:p>
        </w:tc>
        <w:tc>
          <w:tcPr>
            <w:tcW w:w="2316" w:type="dxa"/>
          </w:tcPr>
          <w:p w14:paraId="62FBA44B" w14:textId="77777777" w:rsidR="00AD0314" w:rsidRPr="00C730AC" w:rsidRDefault="00AD0314" w:rsidP="00AD0314">
            <w:pPr>
              <w:pStyle w:val="NoSpacing"/>
            </w:pPr>
            <w:r w:rsidRPr="00C730AC">
              <w:t>Henrikas Juzuitis</w:t>
            </w:r>
          </w:p>
        </w:tc>
      </w:tr>
      <w:tr w:rsidR="00AD0314" w:rsidRPr="00C730AC" w14:paraId="7C59E418" w14:textId="77777777" w:rsidTr="00AD0314">
        <w:trPr>
          <w:jc w:val="center"/>
        </w:trPr>
        <w:tc>
          <w:tcPr>
            <w:tcW w:w="9760" w:type="dxa"/>
            <w:gridSpan w:val="4"/>
          </w:tcPr>
          <w:p w14:paraId="6745FE96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Tikslas. </w:t>
            </w:r>
          </w:p>
          <w:p w14:paraId="0344AAD2" w14:textId="77777777" w:rsidR="00AD0314" w:rsidRPr="00C730AC" w:rsidRDefault="00AD0314" w:rsidP="00AD0314">
            <w:pPr>
              <w:pStyle w:val="NoSpacing"/>
            </w:pPr>
            <w:r w:rsidRPr="00C730AC">
              <w:t xml:space="preserve">Suteikti mechanikui galimybę peržiūrėti, redaguoti, priimti ir atšaukti užsakymą </w:t>
            </w:r>
          </w:p>
        </w:tc>
      </w:tr>
      <w:tr w:rsidR="00AD0314" w:rsidRPr="00C730AC" w14:paraId="04BAAAE0" w14:textId="77777777" w:rsidTr="00AD0314">
        <w:trPr>
          <w:jc w:val="center"/>
        </w:trPr>
        <w:tc>
          <w:tcPr>
            <w:tcW w:w="9760" w:type="dxa"/>
            <w:gridSpan w:val="4"/>
          </w:tcPr>
          <w:p w14:paraId="1F907A90" w14:textId="77777777" w:rsidR="00AD0314" w:rsidRPr="00C730AC" w:rsidRDefault="00AD0314" w:rsidP="00AD0314">
            <w:pPr>
              <w:pStyle w:val="NoSpacing"/>
            </w:pPr>
            <w:r w:rsidRPr="00AD0314">
              <w:rPr>
                <w:b/>
                <w:bCs/>
              </w:rPr>
              <w:t>Aprašymas.</w:t>
            </w:r>
            <w:r w:rsidRPr="00C730AC">
              <w:t xml:space="preserve"> Mechanikas gali detaliau peržiūrėti užsakymus. Gali užsakymus redaguoti, atšaukti ir priimti.</w:t>
            </w:r>
          </w:p>
        </w:tc>
      </w:tr>
      <w:tr w:rsidR="00AD0314" w:rsidRPr="00C730AC" w14:paraId="5F6D7AC6" w14:textId="77777777" w:rsidTr="00AD0314">
        <w:trPr>
          <w:jc w:val="center"/>
        </w:trPr>
        <w:tc>
          <w:tcPr>
            <w:tcW w:w="3617" w:type="dxa"/>
            <w:gridSpan w:val="2"/>
          </w:tcPr>
          <w:p w14:paraId="083A0E92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364DBD8C" w14:textId="77777777" w:rsidR="00AD0314" w:rsidRPr="00C730AC" w:rsidRDefault="00AD0314" w:rsidP="00AD0314">
            <w:pPr>
              <w:pStyle w:val="NoSpacing"/>
            </w:pPr>
            <w:r w:rsidRPr="00C730AC">
              <w:t>Mechanikas yra prisijungęs, patvirtintas ir darbo puslapyje</w:t>
            </w:r>
          </w:p>
        </w:tc>
      </w:tr>
      <w:tr w:rsidR="00AD0314" w:rsidRPr="00C730AC" w14:paraId="3B6D5030" w14:textId="77777777" w:rsidTr="00AD0314">
        <w:trPr>
          <w:jc w:val="center"/>
        </w:trPr>
        <w:tc>
          <w:tcPr>
            <w:tcW w:w="3617" w:type="dxa"/>
            <w:gridSpan w:val="2"/>
          </w:tcPr>
          <w:p w14:paraId="060BF2BF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Aktoriai</w:t>
            </w:r>
          </w:p>
        </w:tc>
        <w:tc>
          <w:tcPr>
            <w:tcW w:w="6143" w:type="dxa"/>
            <w:gridSpan w:val="2"/>
          </w:tcPr>
          <w:p w14:paraId="136C43AF" w14:textId="77777777" w:rsidR="00AD0314" w:rsidRPr="00C730AC" w:rsidRDefault="00AD0314" w:rsidP="00AD0314">
            <w:pPr>
              <w:pStyle w:val="NoSpacing"/>
            </w:pPr>
            <w:r w:rsidRPr="00C730AC">
              <w:t>Mechanikas</w:t>
            </w:r>
          </w:p>
        </w:tc>
      </w:tr>
      <w:tr w:rsidR="00AD0314" w:rsidRPr="00C730AC" w14:paraId="0CD5420A" w14:textId="77777777" w:rsidTr="00AD0314">
        <w:trPr>
          <w:jc w:val="center"/>
        </w:trPr>
        <w:tc>
          <w:tcPr>
            <w:tcW w:w="1491" w:type="dxa"/>
            <w:vMerge w:val="restart"/>
          </w:tcPr>
          <w:p w14:paraId="6BAA2371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Susiję panaudojimo atvejai</w:t>
            </w:r>
          </w:p>
        </w:tc>
        <w:tc>
          <w:tcPr>
            <w:tcW w:w="2126" w:type="dxa"/>
          </w:tcPr>
          <w:p w14:paraId="791E965D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257B78C7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7485EDFE" w14:textId="77777777" w:rsidTr="00AD0314">
        <w:trPr>
          <w:jc w:val="center"/>
        </w:trPr>
        <w:tc>
          <w:tcPr>
            <w:tcW w:w="1491" w:type="dxa"/>
            <w:vMerge/>
          </w:tcPr>
          <w:p w14:paraId="6C5321A4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4C3E90A1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173F5AAA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4BFCD844" w14:textId="77777777" w:rsidTr="00AD0314">
        <w:trPr>
          <w:jc w:val="center"/>
        </w:trPr>
        <w:tc>
          <w:tcPr>
            <w:tcW w:w="1491" w:type="dxa"/>
            <w:vMerge/>
          </w:tcPr>
          <w:p w14:paraId="510818FE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3EB39B85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0B620F97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7E455615" w14:textId="77777777" w:rsidTr="00AD0314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7C53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4AE7" w14:textId="77777777" w:rsidR="00AD0314" w:rsidRPr="00C730AC" w:rsidRDefault="00AD0314" w:rsidP="00AD0314">
            <w:pPr>
              <w:pStyle w:val="NoSpacing"/>
              <w:keepNext/>
            </w:pPr>
            <w:r w:rsidRPr="00C730AC">
              <w:t>Priimti, atšaukti ir redaguoti užsakymai yra atnaujinti</w:t>
            </w:r>
          </w:p>
        </w:tc>
      </w:tr>
    </w:tbl>
    <w:p w14:paraId="2466E151" w14:textId="1C5A7996" w:rsidR="00AD0314" w:rsidRDefault="00AD0314" w:rsidP="00AD0314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12</w:t>
        </w:r>
      </w:fldSimple>
      <w:r>
        <w:t xml:space="preserve"> </w:t>
      </w:r>
      <w:r w:rsidRPr="00CC1D0F">
        <w:t>Valdyti surinkimo užsakymą</w:t>
      </w:r>
    </w:p>
    <w:p w14:paraId="0E8F0585" w14:textId="77777777" w:rsidR="00AD0314" w:rsidRDefault="00AD0314" w:rsidP="00AD03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CB2075" wp14:editId="40A8FCF3">
            <wp:extent cx="6105525" cy="4672126"/>
            <wp:effectExtent l="0" t="0" r="0" b="0"/>
            <wp:docPr id="30" name="Picture 180627439.png" descr="180627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062743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6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CD1" w14:textId="6368553F" w:rsidR="00AD0314" w:rsidRDefault="00AD0314" w:rsidP="00AD0314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>
        <w:t xml:space="preserve">pav. </w:t>
      </w:r>
      <w:fldSimple w:instr=" SEQ pav. \* ARABIC ">
        <w:r w:rsidR="00BC52EF">
          <w:rPr>
            <w:noProof/>
          </w:rPr>
          <w:t>20</w:t>
        </w:r>
      </w:fldSimple>
      <w:r>
        <w:t xml:space="preserve"> </w:t>
      </w:r>
      <w:r w:rsidRPr="00036A98">
        <w:t>Panaudojimo atvejo “Valdyti surinkimo užsakymą”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AD0314" w:rsidRPr="00C730AC" w14:paraId="2BCFB517" w14:textId="77777777" w:rsidTr="00AD0314">
        <w:trPr>
          <w:jc w:val="center"/>
        </w:trPr>
        <w:tc>
          <w:tcPr>
            <w:tcW w:w="3617" w:type="dxa"/>
            <w:gridSpan w:val="2"/>
          </w:tcPr>
          <w:p w14:paraId="57029728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Panaudojimo atvejis</w:t>
            </w:r>
          </w:p>
        </w:tc>
        <w:tc>
          <w:tcPr>
            <w:tcW w:w="3827" w:type="dxa"/>
          </w:tcPr>
          <w:p w14:paraId="196DCDAC" w14:textId="77777777" w:rsidR="00AD0314" w:rsidRPr="00C730AC" w:rsidRDefault="00AD0314" w:rsidP="00AD0314">
            <w:pPr>
              <w:pStyle w:val="NoSpacing"/>
            </w:pPr>
            <w:r w:rsidRPr="00C730AC">
              <w:t>26 “Rezervuoti laiką pas mechaniką”</w:t>
            </w:r>
          </w:p>
        </w:tc>
        <w:tc>
          <w:tcPr>
            <w:tcW w:w="2316" w:type="dxa"/>
          </w:tcPr>
          <w:p w14:paraId="247807CB" w14:textId="77777777" w:rsidR="00AD0314" w:rsidRPr="00C730AC" w:rsidRDefault="00AD0314" w:rsidP="00AD0314">
            <w:pPr>
              <w:pStyle w:val="NoSpacing"/>
            </w:pPr>
            <w:r w:rsidRPr="00C730AC">
              <w:t>Henrikas Juzuitis</w:t>
            </w:r>
          </w:p>
        </w:tc>
      </w:tr>
      <w:tr w:rsidR="00AD0314" w:rsidRPr="00C730AC" w14:paraId="456C841D" w14:textId="77777777" w:rsidTr="00AD0314">
        <w:trPr>
          <w:jc w:val="center"/>
        </w:trPr>
        <w:tc>
          <w:tcPr>
            <w:tcW w:w="9760" w:type="dxa"/>
            <w:gridSpan w:val="4"/>
          </w:tcPr>
          <w:p w14:paraId="5A62EBA0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Tikslas. </w:t>
            </w:r>
          </w:p>
          <w:p w14:paraId="1FF642C7" w14:textId="77777777" w:rsidR="00AD0314" w:rsidRPr="00C730AC" w:rsidRDefault="00AD0314" w:rsidP="00AD0314">
            <w:pPr>
              <w:pStyle w:val="NoSpacing"/>
            </w:pPr>
            <w:r w:rsidRPr="00C730AC">
              <w:t>Suteikti galimybę pirkėjui užsirezervuoti laiką pas mechaniką</w:t>
            </w:r>
          </w:p>
        </w:tc>
      </w:tr>
      <w:tr w:rsidR="00AD0314" w:rsidRPr="00C730AC" w14:paraId="1B484D36" w14:textId="77777777" w:rsidTr="00AD0314">
        <w:trPr>
          <w:jc w:val="center"/>
        </w:trPr>
        <w:tc>
          <w:tcPr>
            <w:tcW w:w="9760" w:type="dxa"/>
            <w:gridSpan w:val="4"/>
          </w:tcPr>
          <w:p w14:paraId="6F1532BC" w14:textId="77777777" w:rsidR="00AD0314" w:rsidRPr="00C730AC" w:rsidRDefault="00AD0314" w:rsidP="00AD0314">
            <w:pPr>
              <w:pStyle w:val="NoSpacing"/>
            </w:pPr>
            <w:r w:rsidRPr="00AD0314">
              <w:rPr>
                <w:b/>
                <w:bCs/>
              </w:rPr>
              <w:t>Aprašymas.</w:t>
            </w:r>
            <w:r w:rsidRPr="00C730AC">
              <w:t xml:space="preserve"> Pirkėjas gali iš sąrašo pasirinkti mechaniką. Pasirinkęs mechaniką, galės rezervuoti laisvas darbo valandas iš sąrašo. Tuomet parinktos darbo valandos mechaniko, bus pažymėtos kaip užimtos. </w:t>
            </w:r>
          </w:p>
        </w:tc>
      </w:tr>
      <w:tr w:rsidR="00AD0314" w:rsidRPr="00C730AC" w14:paraId="02FA7CDA" w14:textId="77777777" w:rsidTr="00AD0314">
        <w:trPr>
          <w:jc w:val="center"/>
        </w:trPr>
        <w:tc>
          <w:tcPr>
            <w:tcW w:w="3617" w:type="dxa"/>
            <w:gridSpan w:val="2"/>
          </w:tcPr>
          <w:p w14:paraId="3FC6CE4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48E48CCD" w14:textId="77777777" w:rsidR="00AD0314" w:rsidRPr="00C730AC" w:rsidRDefault="00AD0314" w:rsidP="00AD0314">
            <w:pPr>
              <w:pStyle w:val="NoSpacing"/>
            </w:pPr>
            <w:r w:rsidRPr="00C730AC">
              <w:t>Pirkėjas yra prisijungęs ir pagrindiniame puslapyje</w:t>
            </w:r>
          </w:p>
        </w:tc>
      </w:tr>
      <w:tr w:rsidR="00AD0314" w:rsidRPr="00C730AC" w14:paraId="3704C181" w14:textId="77777777" w:rsidTr="00AD0314">
        <w:trPr>
          <w:jc w:val="center"/>
        </w:trPr>
        <w:tc>
          <w:tcPr>
            <w:tcW w:w="3617" w:type="dxa"/>
            <w:gridSpan w:val="2"/>
          </w:tcPr>
          <w:p w14:paraId="5E946BA5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Aktoriai</w:t>
            </w:r>
          </w:p>
        </w:tc>
        <w:tc>
          <w:tcPr>
            <w:tcW w:w="6143" w:type="dxa"/>
            <w:gridSpan w:val="2"/>
          </w:tcPr>
          <w:p w14:paraId="7EF27879" w14:textId="77777777" w:rsidR="00AD0314" w:rsidRPr="00C730AC" w:rsidRDefault="00AD0314" w:rsidP="00AD0314">
            <w:pPr>
              <w:pStyle w:val="NoSpacing"/>
            </w:pPr>
            <w:r w:rsidRPr="00C730AC">
              <w:t>Pirkėjas</w:t>
            </w:r>
          </w:p>
        </w:tc>
      </w:tr>
      <w:tr w:rsidR="00AD0314" w:rsidRPr="00C730AC" w14:paraId="30958B9C" w14:textId="77777777" w:rsidTr="00AD0314">
        <w:trPr>
          <w:jc w:val="center"/>
        </w:trPr>
        <w:tc>
          <w:tcPr>
            <w:tcW w:w="1491" w:type="dxa"/>
            <w:vMerge w:val="restart"/>
          </w:tcPr>
          <w:p w14:paraId="4C803BF8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Susiję panaudojimo atvejai</w:t>
            </w:r>
          </w:p>
        </w:tc>
        <w:tc>
          <w:tcPr>
            <w:tcW w:w="2126" w:type="dxa"/>
          </w:tcPr>
          <w:p w14:paraId="6E896538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27FD042A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599ACC8F" w14:textId="77777777" w:rsidTr="00AD0314">
        <w:trPr>
          <w:jc w:val="center"/>
        </w:trPr>
        <w:tc>
          <w:tcPr>
            <w:tcW w:w="1491" w:type="dxa"/>
            <w:vMerge/>
          </w:tcPr>
          <w:p w14:paraId="7419BD08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1A75C230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32A75CAB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1D12D472" w14:textId="77777777" w:rsidTr="00AD0314">
        <w:trPr>
          <w:jc w:val="center"/>
        </w:trPr>
        <w:tc>
          <w:tcPr>
            <w:tcW w:w="1491" w:type="dxa"/>
            <w:vMerge/>
          </w:tcPr>
          <w:p w14:paraId="22A66BE2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65858016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4D8FB4AB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7BD9F7CD" w14:textId="77777777" w:rsidTr="00AD0314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CE876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EE8E8" w14:textId="77777777" w:rsidR="00AD0314" w:rsidRPr="00C730AC" w:rsidRDefault="00AD0314" w:rsidP="00AD0314">
            <w:pPr>
              <w:pStyle w:val="NoSpacing"/>
              <w:keepNext/>
            </w:pPr>
            <w:r w:rsidRPr="00C730AC">
              <w:t>Mechaniko darbo valandos yra pažymėtos kaip užimtos</w:t>
            </w:r>
          </w:p>
        </w:tc>
      </w:tr>
    </w:tbl>
    <w:p w14:paraId="0DC3E933" w14:textId="2AB5CC79" w:rsidR="00AD0314" w:rsidRPr="00AD0314" w:rsidRDefault="00AD0314" w:rsidP="00AD0314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13</w:t>
        </w:r>
      </w:fldSimple>
      <w:r>
        <w:t xml:space="preserve"> </w:t>
      </w:r>
      <w:r w:rsidRPr="009056B7">
        <w:t>Rezervuoti laiką pas mechaniką</w:t>
      </w:r>
    </w:p>
    <w:p w14:paraId="77583660" w14:textId="77777777" w:rsidR="00AD0314" w:rsidRDefault="00AD0314" w:rsidP="00AD03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8FB404" wp14:editId="68F9A084">
            <wp:extent cx="5715000" cy="5181600"/>
            <wp:effectExtent l="0" t="0" r="0" b="0"/>
            <wp:docPr id="40" name="Picture 979703590.png" descr="979703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7970359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65FC" w14:textId="09B970CD" w:rsidR="00AD0314" w:rsidRPr="00C730AC" w:rsidRDefault="00AD0314" w:rsidP="00AD0314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pav. </w:t>
      </w:r>
      <w:fldSimple w:instr=" SEQ pav. \* ARABIC ">
        <w:r w:rsidR="00BC52EF">
          <w:rPr>
            <w:noProof/>
          </w:rPr>
          <w:t>21</w:t>
        </w:r>
      </w:fldSimple>
      <w:r>
        <w:t xml:space="preserve"> </w:t>
      </w:r>
      <w:r w:rsidRPr="00852ABE">
        <w:t>Panaudojimo atvejo “Rezervuoti laiką pas mechaniką”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AD0314" w:rsidRPr="00C730AC" w14:paraId="088CBA12" w14:textId="77777777" w:rsidTr="00AD0314">
        <w:trPr>
          <w:jc w:val="center"/>
        </w:trPr>
        <w:tc>
          <w:tcPr>
            <w:tcW w:w="3617" w:type="dxa"/>
            <w:gridSpan w:val="2"/>
          </w:tcPr>
          <w:p w14:paraId="5813D0CB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Panaudojimo atvejis</w:t>
            </w:r>
          </w:p>
        </w:tc>
        <w:tc>
          <w:tcPr>
            <w:tcW w:w="3827" w:type="dxa"/>
          </w:tcPr>
          <w:p w14:paraId="0B3DF0B6" w14:textId="77777777" w:rsidR="00AD0314" w:rsidRPr="00C730AC" w:rsidRDefault="00AD0314" w:rsidP="00AD0314">
            <w:pPr>
              <w:pStyle w:val="NoSpacing"/>
            </w:pPr>
            <w:r w:rsidRPr="00C730AC">
              <w:t>29 “Peržiūrėti garažų lokacijų žemėlapį”</w:t>
            </w:r>
          </w:p>
        </w:tc>
        <w:tc>
          <w:tcPr>
            <w:tcW w:w="2316" w:type="dxa"/>
          </w:tcPr>
          <w:p w14:paraId="62483E59" w14:textId="77777777" w:rsidR="00AD0314" w:rsidRPr="00C730AC" w:rsidRDefault="00AD0314" w:rsidP="00AD0314">
            <w:pPr>
              <w:pStyle w:val="NoSpacing"/>
            </w:pPr>
            <w:r w:rsidRPr="00C730AC">
              <w:t>Henrikas Juzuitis</w:t>
            </w:r>
          </w:p>
        </w:tc>
      </w:tr>
      <w:tr w:rsidR="00AD0314" w:rsidRPr="00C730AC" w14:paraId="51037501" w14:textId="77777777" w:rsidTr="00AD0314">
        <w:trPr>
          <w:jc w:val="center"/>
        </w:trPr>
        <w:tc>
          <w:tcPr>
            <w:tcW w:w="9760" w:type="dxa"/>
            <w:gridSpan w:val="4"/>
          </w:tcPr>
          <w:p w14:paraId="19CB00EF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Tikslas. </w:t>
            </w:r>
          </w:p>
          <w:p w14:paraId="1BEF93BD" w14:textId="77777777" w:rsidR="00AD0314" w:rsidRPr="00C730AC" w:rsidRDefault="00AD0314" w:rsidP="00AD0314">
            <w:pPr>
              <w:pStyle w:val="NoSpacing"/>
            </w:pPr>
            <w:r w:rsidRPr="00C730AC">
              <w:t>Leisti pirkėjui peržiūrėti garažų lokacijas žemėlapyje</w:t>
            </w:r>
          </w:p>
        </w:tc>
      </w:tr>
      <w:tr w:rsidR="00AD0314" w:rsidRPr="00C730AC" w14:paraId="501682E0" w14:textId="77777777" w:rsidTr="00AD0314">
        <w:trPr>
          <w:jc w:val="center"/>
        </w:trPr>
        <w:tc>
          <w:tcPr>
            <w:tcW w:w="9760" w:type="dxa"/>
            <w:gridSpan w:val="4"/>
          </w:tcPr>
          <w:p w14:paraId="0CAC7BD0" w14:textId="77777777" w:rsidR="00AD0314" w:rsidRPr="00C730AC" w:rsidRDefault="00AD0314" w:rsidP="00AD0314">
            <w:pPr>
              <w:pStyle w:val="NoSpacing"/>
            </w:pPr>
            <w:r w:rsidRPr="00AD0314">
              <w:rPr>
                <w:b/>
                <w:bCs/>
              </w:rPr>
              <w:t>Aprašymas</w:t>
            </w:r>
            <w:r w:rsidRPr="00C730AC">
              <w:t>. Pirkėjas gali pamatyti visus garažus žemėlapyje</w:t>
            </w:r>
          </w:p>
        </w:tc>
      </w:tr>
      <w:tr w:rsidR="00AD0314" w:rsidRPr="00C730AC" w14:paraId="24692396" w14:textId="77777777" w:rsidTr="00AD0314">
        <w:trPr>
          <w:jc w:val="center"/>
        </w:trPr>
        <w:tc>
          <w:tcPr>
            <w:tcW w:w="3617" w:type="dxa"/>
            <w:gridSpan w:val="2"/>
          </w:tcPr>
          <w:p w14:paraId="0AA79A94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5AE1D304" w14:textId="77777777" w:rsidR="00AD0314" w:rsidRPr="00C730AC" w:rsidRDefault="00AD0314" w:rsidP="00AD0314">
            <w:pPr>
              <w:pStyle w:val="NoSpacing"/>
            </w:pPr>
            <w:r w:rsidRPr="00C730AC">
              <w:t>Pirkėjas yra prisijungęs ir pagrindiniame puslapyje</w:t>
            </w:r>
          </w:p>
        </w:tc>
      </w:tr>
      <w:tr w:rsidR="00AD0314" w:rsidRPr="00C730AC" w14:paraId="5082248E" w14:textId="77777777" w:rsidTr="00AD0314">
        <w:trPr>
          <w:jc w:val="center"/>
        </w:trPr>
        <w:tc>
          <w:tcPr>
            <w:tcW w:w="3617" w:type="dxa"/>
            <w:gridSpan w:val="2"/>
          </w:tcPr>
          <w:p w14:paraId="7086F0E1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Aktoriai</w:t>
            </w:r>
          </w:p>
        </w:tc>
        <w:tc>
          <w:tcPr>
            <w:tcW w:w="6143" w:type="dxa"/>
            <w:gridSpan w:val="2"/>
          </w:tcPr>
          <w:p w14:paraId="03D3DB35" w14:textId="77777777" w:rsidR="00AD0314" w:rsidRPr="00C730AC" w:rsidRDefault="00AD0314" w:rsidP="00AD0314">
            <w:pPr>
              <w:pStyle w:val="NoSpacing"/>
            </w:pPr>
            <w:r w:rsidRPr="00C730AC">
              <w:t>GoogleMaps API</w:t>
            </w:r>
          </w:p>
          <w:p w14:paraId="718D3048" w14:textId="77777777" w:rsidR="00AD0314" w:rsidRPr="00C730AC" w:rsidRDefault="00AD0314" w:rsidP="00AD0314">
            <w:pPr>
              <w:pStyle w:val="NoSpacing"/>
            </w:pPr>
            <w:r w:rsidRPr="00C730AC">
              <w:t>Pirkėjas</w:t>
            </w:r>
          </w:p>
        </w:tc>
      </w:tr>
      <w:tr w:rsidR="00AD0314" w:rsidRPr="00C730AC" w14:paraId="50CC276E" w14:textId="77777777" w:rsidTr="00AD0314">
        <w:trPr>
          <w:jc w:val="center"/>
        </w:trPr>
        <w:tc>
          <w:tcPr>
            <w:tcW w:w="1491" w:type="dxa"/>
            <w:vMerge w:val="restart"/>
          </w:tcPr>
          <w:p w14:paraId="2BC132BB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Susiję panaudojimo atvejai</w:t>
            </w:r>
          </w:p>
        </w:tc>
        <w:tc>
          <w:tcPr>
            <w:tcW w:w="2126" w:type="dxa"/>
          </w:tcPr>
          <w:p w14:paraId="2DC3ECED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50651464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2D91E11E" w14:textId="77777777" w:rsidTr="00AD0314">
        <w:trPr>
          <w:jc w:val="center"/>
        </w:trPr>
        <w:tc>
          <w:tcPr>
            <w:tcW w:w="1491" w:type="dxa"/>
            <w:vMerge/>
          </w:tcPr>
          <w:p w14:paraId="43117E67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112B0E49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3BCFCA55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1AA963AF" w14:textId="77777777" w:rsidTr="00AD0314">
        <w:trPr>
          <w:jc w:val="center"/>
        </w:trPr>
        <w:tc>
          <w:tcPr>
            <w:tcW w:w="1491" w:type="dxa"/>
            <w:vMerge/>
          </w:tcPr>
          <w:p w14:paraId="50760541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</w:p>
        </w:tc>
        <w:tc>
          <w:tcPr>
            <w:tcW w:w="2126" w:type="dxa"/>
          </w:tcPr>
          <w:p w14:paraId="5AB461C8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55182752" w14:textId="77777777" w:rsidR="00AD0314" w:rsidRDefault="00AD0314" w:rsidP="00AD0314">
            <w:pPr>
              <w:pStyle w:val="NoSpacing"/>
            </w:pPr>
          </w:p>
        </w:tc>
      </w:tr>
      <w:tr w:rsidR="00AD0314" w:rsidRPr="00C730AC" w14:paraId="1A6095E0" w14:textId="77777777" w:rsidTr="00AD0314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203D1" w14:textId="77777777" w:rsidR="00AD0314" w:rsidRPr="00AD0314" w:rsidRDefault="00AD0314" w:rsidP="00AD0314">
            <w:pPr>
              <w:pStyle w:val="NoSpacing"/>
              <w:rPr>
                <w:b/>
                <w:bCs/>
              </w:rPr>
            </w:pPr>
            <w:r w:rsidRPr="00AD0314">
              <w:rPr>
                <w:b/>
                <w:bCs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6190" w14:textId="77777777" w:rsidR="00AD0314" w:rsidRPr="00C730AC" w:rsidRDefault="00AD0314" w:rsidP="00AD0314">
            <w:pPr>
              <w:pStyle w:val="NoSpacing"/>
              <w:keepNext/>
            </w:pPr>
            <w:r w:rsidRPr="00C730AC">
              <w:t>Garažų lokacijos žemėlapyje yra peržiūrėtos</w:t>
            </w:r>
          </w:p>
        </w:tc>
      </w:tr>
    </w:tbl>
    <w:p w14:paraId="6DD0FCDA" w14:textId="4D9D54FB" w:rsidR="00AD0314" w:rsidRPr="00AD0314" w:rsidRDefault="00AD0314" w:rsidP="00AD0314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14</w:t>
        </w:r>
      </w:fldSimple>
      <w:r>
        <w:t xml:space="preserve"> </w:t>
      </w:r>
      <w:r w:rsidRPr="000D309A">
        <w:t>Peržiūrėti garažų lokacijų žemėlapį</w:t>
      </w:r>
    </w:p>
    <w:p w14:paraId="4445B8B9" w14:textId="77777777" w:rsidR="00AD0314" w:rsidRDefault="00AD0314" w:rsidP="00AD03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0D89FC" wp14:editId="5C732DC9">
            <wp:extent cx="6000750" cy="4095749"/>
            <wp:effectExtent l="0" t="0" r="0" b="0"/>
            <wp:docPr id="46" name="Picture -1099578773.png" descr="-1099578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-109957877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0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E98" w14:textId="1D2EA698" w:rsidR="00AD0314" w:rsidRPr="00C730AC" w:rsidRDefault="00AD0314" w:rsidP="00AD0314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pav. </w:t>
      </w:r>
      <w:fldSimple w:instr=" SEQ pav. \* ARABIC ">
        <w:r w:rsidR="00BC52EF">
          <w:rPr>
            <w:noProof/>
          </w:rPr>
          <w:t>22</w:t>
        </w:r>
      </w:fldSimple>
      <w:r>
        <w:t xml:space="preserve"> </w:t>
      </w:r>
      <w:r w:rsidRPr="005F1ED1">
        <w:t>Panaudojimo atvejo “Peržiūrėti garažų lokacijų žemėlapį”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7DFB8323" w14:textId="77777777" w:rsidTr="00D4732A">
        <w:trPr>
          <w:jc w:val="center"/>
        </w:trPr>
        <w:tc>
          <w:tcPr>
            <w:tcW w:w="3617" w:type="dxa"/>
            <w:gridSpan w:val="2"/>
          </w:tcPr>
          <w:p w14:paraId="6C9DDA9F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7ED8F97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19 “Pridėti prekę į krepšelį”</w:t>
            </w:r>
          </w:p>
        </w:tc>
        <w:tc>
          <w:tcPr>
            <w:tcW w:w="2316" w:type="dxa"/>
          </w:tcPr>
          <w:p w14:paraId="64E69BFF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3A26493E" w14:textId="77777777" w:rsidTr="00D4732A">
        <w:trPr>
          <w:jc w:val="center"/>
        </w:trPr>
        <w:tc>
          <w:tcPr>
            <w:tcW w:w="9760" w:type="dxa"/>
            <w:gridSpan w:val="4"/>
          </w:tcPr>
          <w:p w14:paraId="34E2DF6F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7EA279C4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naudotojui prisidėti norimas prekes prie krepšelio</w:t>
            </w:r>
          </w:p>
        </w:tc>
      </w:tr>
      <w:tr w:rsidR="00F26912" w:rsidRPr="00C730AC" w14:paraId="1CDFB891" w14:textId="77777777" w:rsidTr="00D4732A">
        <w:trPr>
          <w:jc w:val="center"/>
        </w:trPr>
        <w:tc>
          <w:tcPr>
            <w:tcW w:w="9760" w:type="dxa"/>
            <w:gridSpan w:val="4"/>
          </w:tcPr>
          <w:p w14:paraId="69D49EDF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atvėji suteikia galimybę naudotojui prisidėti prekes prie krepšelio</w:t>
            </w:r>
          </w:p>
        </w:tc>
      </w:tr>
      <w:tr w:rsidR="00F26912" w:rsidRPr="00C730AC" w14:paraId="094136F8" w14:textId="77777777" w:rsidTr="00D4732A">
        <w:trPr>
          <w:jc w:val="center"/>
        </w:trPr>
        <w:tc>
          <w:tcPr>
            <w:tcW w:w="3617" w:type="dxa"/>
            <w:gridSpan w:val="2"/>
          </w:tcPr>
          <w:p w14:paraId="4DB8473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31905608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turi būti prisijungęs</w:t>
            </w:r>
          </w:p>
        </w:tc>
      </w:tr>
      <w:tr w:rsidR="00F26912" w:rsidRPr="00C730AC" w14:paraId="2F9333CD" w14:textId="77777777" w:rsidTr="00D4732A">
        <w:trPr>
          <w:jc w:val="center"/>
        </w:trPr>
        <w:tc>
          <w:tcPr>
            <w:tcW w:w="3617" w:type="dxa"/>
            <w:gridSpan w:val="2"/>
          </w:tcPr>
          <w:p w14:paraId="25E67534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152B0CB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Pirkėjas</w:t>
            </w:r>
          </w:p>
        </w:tc>
      </w:tr>
      <w:tr w:rsidR="00F26912" w14:paraId="50B1EC60" w14:textId="77777777" w:rsidTr="00D4732A">
        <w:trPr>
          <w:jc w:val="center"/>
        </w:trPr>
        <w:tc>
          <w:tcPr>
            <w:tcW w:w="1491" w:type="dxa"/>
            <w:vMerge w:val="restart"/>
          </w:tcPr>
          <w:p w14:paraId="3D371438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050F6C88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3BC35C1F" w14:textId="77777777" w:rsidR="00F26912" w:rsidRDefault="00F26912" w:rsidP="00D4732A"/>
        </w:tc>
      </w:tr>
      <w:tr w:rsidR="00F26912" w14:paraId="681B0232" w14:textId="77777777" w:rsidTr="00D4732A">
        <w:trPr>
          <w:jc w:val="center"/>
        </w:trPr>
        <w:tc>
          <w:tcPr>
            <w:tcW w:w="1491" w:type="dxa"/>
            <w:vMerge/>
          </w:tcPr>
          <w:p w14:paraId="54C5F3EB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492B5E6E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1FD2768F" w14:textId="77777777" w:rsidR="00F26912" w:rsidRDefault="00F26912" w:rsidP="00D4732A"/>
        </w:tc>
      </w:tr>
      <w:tr w:rsidR="00F26912" w14:paraId="4C889214" w14:textId="77777777" w:rsidTr="00D4732A">
        <w:trPr>
          <w:jc w:val="center"/>
        </w:trPr>
        <w:tc>
          <w:tcPr>
            <w:tcW w:w="1491" w:type="dxa"/>
            <w:vMerge/>
          </w:tcPr>
          <w:p w14:paraId="6F30257B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51AE06A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131FF862" w14:textId="77777777" w:rsidR="00F26912" w:rsidRDefault="00F26912" w:rsidP="00D4732A"/>
        </w:tc>
      </w:tr>
      <w:tr w:rsidR="00F26912" w:rsidRPr="00C730AC" w14:paraId="4AFF713D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8F83C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7F003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Prekė pridedama prie krepšelio</w:t>
            </w:r>
          </w:p>
        </w:tc>
      </w:tr>
    </w:tbl>
    <w:p w14:paraId="7CB412A0" w14:textId="0E9BB599" w:rsidR="00F26912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15</w:t>
        </w:r>
      </w:fldSimple>
    </w:p>
    <w:p w14:paraId="0E4F3139" w14:textId="046DBC9F" w:rsidR="00AD0314" w:rsidRDefault="00AD0314" w:rsidP="00AD0314"/>
    <w:p w14:paraId="46653D97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52669623" wp14:editId="449A8FE3">
            <wp:extent cx="4371975" cy="4505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26CE" w14:textId="7420AFCB" w:rsidR="00F26912" w:rsidRPr="00D4732A" w:rsidRDefault="00D4732A" w:rsidP="00D4732A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23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5AEF6C5E" w14:textId="77777777" w:rsidTr="00D4732A">
        <w:trPr>
          <w:jc w:val="center"/>
        </w:trPr>
        <w:tc>
          <w:tcPr>
            <w:tcW w:w="3617" w:type="dxa"/>
            <w:gridSpan w:val="2"/>
          </w:tcPr>
          <w:p w14:paraId="5A23E43E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2DF807CD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2 “Atsijungti”</w:t>
            </w:r>
          </w:p>
        </w:tc>
        <w:tc>
          <w:tcPr>
            <w:tcW w:w="2316" w:type="dxa"/>
          </w:tcPr>
          <w:p w14:paraId="1F4FFED1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34D105D5" w14:textId="77777777" w:rsidTr="00D4732A">
        <w:trPr>
          <w:jc w:val="center"/>
        </w:trPr>
        <w:tc>
          <w:tcPr>
            <w:tcW w:w="9760" w:type="dxa"/>
            <w:gridSpan w:val="4"/>
          </w:tcPr>
          <w:p w14:paraId="2E1D4730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3440CBA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atsijungti nuo sistemos</w:t>
            </w:r>
          </w:p>
        </w:tc>
      </w:tr>
      <w:tr w:rsidR="00F26912" w:rsidRPr="00C730AC" w14:paraId="1F096632" w14:textId="77777777" w:rsidTr="00D4732A">
        <w:trPr>
          <w:jc w:val="center"/>
        </w:trPr>
        <w:tc>
          <w:tcPr>
            <w:tcW w:w="9760" w:type="dxa"/>
            <w:gridSpan w:val="4"/>
          </w:tcPr>
          <w:p w14:paraId="51D9792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suteikia galimybę naudotojui atsijungti nuo sistemos</w:t>
            </w:r>
          </w:p>
        </w:tc>
      </w:tr>
      <w:tr w:rsidR="00F26912" w:rsidRPr="00C730AC" w14:paraId="15A20F40" w14:textId="77777777" w:rsidTr="00D4732A">
        <w:trPr>
          <w:jc w:val="center"/>
        </w:trPr>
        <w:tc>
          <w:tcPr>
            <w:tcW w:w="3617" w:type="dxa"/>
            <w:gridSpan w:val="2"/>
          </w:tcPr>
          <w:p w14:paraId="46A25944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5D475C0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turi būti prisijungęs.</w:t>
            </w:r>
          </w:p>
        </w:tc>
      </w:tr>
      <w:tr w:rsidR="00F26912" w:rsidRPr="00C730AC" w14:paraId="0662B1D7" w14:textId="77777777" w:rsidTr="00D4732A">
        <w:trPr>
          <w:jc w:val="center"/>
        </w:trPr>
        <w:tc>
          <w:tcPr>
            <w:tcW w:w="3617" w:type="dxa"/>
            <w:gridSpan w:val="2"/>
          </w:tcPr>
          <w:p w14:paraId="052FBF27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13C4F7CA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Pirkėjas</w:t>
            </w:r>
          </w:p>
        </w:tc>
      </w:tr>
      <w:tr w:rsidR="00F26912" w14:paraId="63CFF258" w14:textId="77777777" w:rsidTr="00D4732A">
        <w:trPr>
          <w:jc w:val="center"/>
        </w:trPr>
        <w:tc>
          <w:tcPr>
            <w:tcW w:w="1491" w:type="dxa"/>
            <w:vMerge w:val="restart"/>
          </w:tcPr>
          <w:p w14:paraId="134D3417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13D40590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47E6296C" w14:textId="77777777" w:rsidR="00F26912" w:rsidRDefault="00F26912" w:rsidP="00D4732A"/>
        </w:tc>
      </w:tr>
      <w:tr w:rsidR="00F26912" w14:paraId="538F453E" w14:textId="77777777" w:rsidTr="00D4732A">
        <w:trPr>
          <w:jc w:val="center"/>
        </w:trPr>
        <w:tc>
          <w:tcPr>
            <w:tcW w:w="1491" w:type="dxa"/>
            <w:vMerge/>
          </w:tcPr>
          <w:p w14:paraId="3B90F934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43B5148F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14E29588" w14:textId="77777777" w:rsidR="00F26912" w:rsidRDefault="00F26912" w:rsidP="00D4732A"/>
        </w:tc>
      </w:tr>
      <w:tr w:rsidR="00F26912" w14:paraId="22F9B0DA" w14:textId="77777777" w:rsidTr="00D4732A">
        <w:trPr>
          <w:jc w:val="center"/>
        </w:trPr>
        <w:tc>
          <w:tcPr>
            <w:tcW w:w="1491" w:type="dxa"/>
            <w:vMerge/>
          </w:tcPr>
          <w:p w14:paraId="3A60364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180E80E8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7F741294" w14:textId="77777777" w:rsidR="00F26912" w:rsidRDefault="00F26912" w:rsidP="00D4732A"/>
        </w:tc>
      </w:tr>
      <w:tr w:rsidR="00F26912" w:rsidRPr="00C730AC" w14:paraId="24DDD02F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2630D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CAFB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yra atjungiamas nuo sistemos, jis tampa Svečiu.</w:t>
            </w:r>
          </w:p>
        </w:tc>
      </w:tr>
    </w:tbl>
    <w:p w14:paraId="11968DCC" w14:textId="5228CDAC" w:rsidR="00AD0314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16</w:t>
        </w:r>
      </w:fldSimple>
    </w:p>
    <w:p w14:paraId="47465E8E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70AA8681" wp14:editId="58F6E9BD">
            <wp:extent cx="4210050" cy="4657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CEFA" w14:textId="464B717B" w:rsidR="00F26912" w:rsidRPr="00D4732A" w:rsidRDefault="00D4732A" w:rsidP="00D4732A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24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5B5E83EF" w14:textId="77777777" w:rsidTr="00D4732A">
        <w:trPr>
          <w:jc w:val="center"/>
        </w:trPr>
        <w:tc>
          <w:tcPr>
            <w:tcW w:w="3617" w:type="dxa"/>
            <w:gridSpan w:val="2"/>
          </w:tcPr>
          <w:p w14:paraId="28990142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10D20FE1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24 “Periodiškai siųsti pasiūlymus”</w:t>
            </w:r>
          </w:p>
        </w:tc>
        <w:tc>
          <w:tcPr>
            <w:tcW w:w="2316" w:type="dxa"/>
          </w:tcPr>
          <w:p w14:paraId="65B7E87A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3C4C1C27" w14:textId="77777777" w:rsidTr="00D4732A">
        <w:trPr>
          <w:jc w:val="center"/>
        </w:trPr>
        <w:tc>
          <w:tcPr>
            <w:tcW w:w="9760" w:type="dxa"/>
            <w:gridSpan w:val="4"/>
          </w:tcPr>
          <w:p w14:paraId="53F84C14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778B767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sistemai periodiškai siųsti marketinginius pasiūlymus naudotojams į el. paštą</w:t>
            </w:r>
          </w:p>
        </w:tc>
      </w:tr>
      <w:tr w:rsidR="00F26912" w:rsidRPr="00C730AC" w14:paraId="240240C8" w14:textId="77777777" w:rsidTr="00D4732A">
        <w:trPr>
          <w:jc w:val="center"/>
        </w:trPr>
        <w:tc>
          <w:tcPr>
            <w:tcW w:w="9760" w:type="dxa"/>
            <w:gridSpan w:val="4"/>
          </w:tcPr>
          <w:p w14:paraId="4EE0E01B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suteikia galimybę siųsti periodiškai el. laiškus naudotojams į el. paštą</w:t>
            </w:r>
          </w:p>
        </w:tc>
      </w:tr>
      <w:tr w:rsidR="00F26912" w:rsidRPr="00C730AC" w14:paraId="2A13EAAA" w14:textId="77777777" w:rsidTr="00D4732A">
        <w:trPr>
          <w:jc w:val="center"/>
        </w:trPr>
        <w:tc>
          <w:tcPr>
            <w:tcW w:w="3617" w:type="dxa"/>
            <w:gridSpan w:val="2"/>
          </w:tcPr>
          <w:p w14:paraId="057BEB6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7E01E750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Laikmatis praneša apie darbo pradžią</w:t>
            </w:r>
          </w:p>
        </w:tc>
      </w:tr>
      <w:tr w:rsidR="00F26912" w:rsidRPr="00C730AC" w14:paraId="5EEF864C" w14:textId="77777777" w:rsidTr="00D4732A">
        <w:trPr>
          <w:jc w:val="center"/>
        </w:trPr>
        <w:tc>
          <w:tcPr>
            <w:tcW w:w="3617" w:type="dxa"/>
            <w:gridSpan w:val="2"/>
          </w:tcPr>
          <w:p w14:paraId="591E464F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797C3AA2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Cronjob</w:t>
            </w:r>
          </w:p>
          <w:p w14:paraId="2DE2554F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El. pašto serveris</w:t>
            </w:r>
          </w:p>
        </w:tc>
      </w:tr>
      <w:tr w:rsidR="00F26912" w14:paraId="097A7504" w14:textId="77777777" w:rsidTr="00D4732A">
        <w:trPr>
          <w:jc w:val="center"/>
        </w:trPr>
        <w:tc>
          <w:tcPr>
            <w:tcW w:w="1491" w:type="dxa"/>
            <w:vMerge w:val="restart"/>
          </w:tcPr>
          <w:p w14:paraId="26000035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6914A8A0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5895E4E1" w14:textId="77777777" w:rsidR="00F26912" w:rsidRDefault="00F26912" w:rsidP="00D4732A"/>
        </w:tc>
      </w:tr>
      <w:tr w:rsidR="00F26912" w14:paraId="4E0D168A" w14:textId="77777777" w:rsidTr="00D4732A">
        <w:trPr>
          <w:jc w:val="center"/>
        </w:trPr>
        <w:tc>
          <w:tcPr>
            <w:tcW w:w="1491" w:type="dxa"/>
            <w:vMerge/>
          </w:tcPr>
          <w:p w14:paraId="39E7D5CC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0E01C78F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75516142" w14:textId="77777777" w:rsidR="00F26912" w:rsidRDefault="00F26912" w:rsidP="00D4732A"/>
        </w:tc>
      </w:tr>
      <w:tr w:rsidR="00F26912" w14:paraId="043AC110" w14:textId="77777777" w:rsidTr="00D4732A">
        <w:trPr>
          <w:jc w:val="center"/>
        </w:trPr>
        <w:tc>
          <w:tcPr>
            <w:tcW w:w="1491" w:type="dxa"/>
            <w:vMerge/>
          </w:tcPr>
          <w:p w14:paraId="672685D2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4BE8B363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3936BE99" w14:textId="77777777" w:rsidR="00F26912" w:rsidRDefault="00F26912" w:rsidP="00D4732A"/>
        </w:tc>
      </w:tr>
      <w:tr w:rsidR="00F26912" w:rsidRPr="00C730AC" w14:paraId="1BA3ED41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D2F3E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52B6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Išsiunčiami pasiūlymai naudotojams</w:t>
            </w:r>
          </w:p>
        </w:tc>
      </w:tr>
    </w:tbl>
    <w:p w14:paraId="7556F27B" w14:textId="09CEE6CB" w:rsidR="00F26912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17</w:t>
        </w:r>
      </w:fldSimple>
    </w:p>
    <w:p w14:paraId="790FC6D2" w14:textId="77777777" w:rsidR="00F26912" w:rsidRDefault="00F26912"/>
    <w:p w14:paraId="5376E83E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365D666A" wp14:editId="7B2C653D">
            <wp:extent cx="6120130" cy="6449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53AA" w14:textId="13D3D408" w:rsidR="00F26912" w:rsidRPr="00D4732A" w:rsidRDefault="00D4732A" w:rsidP="00D4732A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25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56F30791" w14:textId="77777777" w:rsidTr="00D4732A">
        <w:trPr>
          <w:jc w:val="center"/>
        </w:trPr>
        <w:tc>
          <w:tcPr>
            <w:tcW w:w="3617" w:type="dxa"/>
            <w:gridSpan w:val="2"/>
          </w:tcPr>
          <w:p w14:paraId="39044359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739875EF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27 “Atnaujinti profilio informaciją”</w:t>
            </w:r>
          </w:p>
        </w:tc>
        <w:tc>
          <w:tcPr>
            <w:tcW w:w="2316" w:type="dxa"/>
          </w:tcPr>
          <w:p w14:paraId="3AF15267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64DD4C41" w14:textId="77777777" w:rsidTr="00D4732A">
        <w:trPr>
          <w:jc w:val="center"/>
        </w:trPr>
        <w:tc>
          <w:tcPr>
            <w:tcW w:w="9760" w:type="dxa"/>
            <w:gridSpan w:val="4"/>
          </w:tcPr>
          <w:p w14:paraId="447630D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053BDEC1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naudotojui atnaujinti savo profilį</w:t>
            </w:r>
          </w:p>
        </w:tc>
      </w:tr>
      <w:tr w:rsidR="00F26912" w:rsidRPr="00C730AC" w14:paraId="19147BB4" w14:textId="77777777" w:rsidTr="00D4732A">
        <w:trPr>
          <w:jc w:val="center"/>
        </w:trPr>
        <w:tc>
          <w:tcPr>
            <w:tcW w:w="9760" w:type="dxa"/>
            <w:gridSpan w:val="4"/>
          </w:tcPr>
          <w:p w14:paraId="18C3580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suteikia galimybę naudotojui atnaujinti savo profilį</w:t>
            </w:r>
          </w:p>
        </w:tc>
      </w:tr>
      <w:tr w:rsidR="00F26912" w:rsidRPr="00C730AC" w14:paraId="0C7F8879" w14:textId="77777777" w:rsidTr="00D4732A">
        <w:trPr>
          <w:jc w:val="center"/>
        </w:trPr>
        <w:tc>
          <w:tcPr>
            <w:tcW w:w="3617" w:type="dxa"/>
            <w:gridSpan w:val="2"/>
          </w:tcPr>
          <w:p w14:paraId="41DA7199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7444BFD0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turi būti prisijungęs prie sistemos</w:t>
            </w:r>
          </w:p>
        </w:tc>
      </w:tr>
      <w:tr w:rsidR="00F26912" w14:paraId="70FC3E49" w14:textId="77777777" w:rsidTr="00D4732A">
        <w:trPr>
          <w:jc w:val="center"/>
        </w:trPr>
        <w:tc>
          <w:tcPr>
            <w:tcW w:w="3617" w:type="dxa"/>
            <w:gridSpan w:val="2"/>
          </w:tcPr>
          <w:p w14:paraId="13A351D1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7B8679D1" w14:textId="77777777" w:rsidR="00F26912" w:rsidRDefault="00F26912" w:rsidP="00D4732A"/>
        </w:tc>
      </w:tr>
      <w:tr w:rsidR="00F26912" w14:paraId="4EF81C31" w14:textId="77777777" w:rsidTr="00D4732A">
        <w:trPr>
          <w:jc w:val="center"/>
        </w:trPr>
        <w:tc>
          <w:tcPr>
            <w:tcW w:w="1491" w:type="dxa"/>
            <w:vMerge w:val="restart"/>
          </w:tcPr>
          <w:p w14:paraId="17EE5E00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2E98D3A2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37FBB915" w14:textId="77777777" w:rsidR="00F26912" w:rsidRDefault="00F26912" w:rsidP="00D4732A"/>
        </w:tc>
      </w:tr>
      <w:tr w:rsidR="00F26912" w:rsidRPr="00C730AC" w14:paraId="1D82D91E" w14:textId="77777777" w:rsidTr="00D4732A">
        <w:trPr>
          <w:jc w:val="center"/>
        </w:trPr>
        <w:tc>
          <w:tcPr>
            <w:tcW w:w="1491" w:type="dxa"/>
            <w:vMerge/>
          </w:tcPr>
          <w:p w14:paraId="1F5E5B2B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01DC5286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7C56803F" w14:textId="77777777" w:rsidR="00F26912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hyperlink w:anchor="_81c2a551f70a600cb8ca4ac10af817ca" w:history="1">
              <w:r w:rsidR="00F26912" w:rsidRPr="00C730AC">
                <w:rPr>
                  <w:rFonts w:ascii="Arial" w:hAnsi="Arial" w:cs="Arial"/>
                  <w:sz w:val="20"/>
                  <w:szCs w:val="20"/>
                </w:rPr>
                <w:t>30</w:t>
              </w:r>
            </w:hyperlink>
            <w:r w:rsidR="00F26912" w:rsidRPr="00C730AC">
              <w:rPr>
                <w:rFonts w:ascii="Arial" w:hAnsi="Arial" w:cs="Arial"/>
                <w:sz w:val="20"/>
                <w:szCs w:val="20"/>
              </w:rPr>
              <w:t xml:space="preserve"> “</w:t>
            </w:r>
            <w:hyperlink w:anchor="_81c2a551f70a600cb8ca4ac10af817ca" w:history="1">
              <w:r w:rsidR="00F26912" w:rsidRPr="00C730AC">
                <w:rPr>
                  <w:rFonts w:ascii="Arial" w:hAnsi="Arial" w:cs="Arial"/>
                  <w:sz w:val="20"/>
                  <w:szCs w:val="20"/>
                </w:rPr>
                <w:t>Siųsti laišką apie paskyros atnaujinimus</w:t>
              </w:r>
            </w:hyperlink>
            <w:r w:rsidR="00F26912" w:rsidRPr="00C730AC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</w:tr>
      <w:tr w:rsidR="00F26912" w14:paraId="69125BA5" w14:textId="77777777" w:rsidTr="00D4732A">
        <w:trPr>
          <w:jc w:val="center"/>
        </w:trPr>
        <w:tc>
          <w:tcPr>
            <w:tcW w:w="1491" w:type="dxa"/>
            <w:vMerge/>
          </w:tcPr>
          <w:p w14:paraId="3FD0116A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C38EE38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1F17A49A" w14:textId="77777777" w:rsidR="00F26912" w:rsidRDefault="00F26912" w:rsidP="00D4732A"/>
        </w:tc>
      </w:tr>
      <w:tr w:rsidR="00F26912" w:rsidRPr="00C730AC" w14:paraId="2EDE5552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2AF86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4E57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mato savo atnaujintą profilį</w:t>
            </w:r>
          </w:p>
        </w:tc>
      </w:tr>
    </w:tbl>
    <w:p w14:paraId="23A143D5" w14:textId="3FDC096B" w:rsidR="00F26912" w:rsidRDefault="00D4732A" w:rsidP="00F26912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18</w:t>
        </w:r>
      </w:fldSimple>
    </w:p>
    <w:p w14:paraId="025F7F2C" w14:textId="77777777" w:rsidR="00F26912" w:rsidRDefault="00F26912"/>
    <w:p w14:paraId="43073E72" w14:textId="77777777" w:rsidR="00D4732A" w:rsidRDefault="00F26912" w:rsidP="00D4732A">
      <w:pPr>
        <w:keepNext/>
      </w:pPr>
      <w:r>
        <w:rPr>
          <w:noProof/>
        </w:rPr>
        <w:drawing>
          <wp:inline distT="0" distB="0" distL="0" distR="0" wp14:anchorId="4A546AC0" wp14:editId="239017ED">
            <wp:extent cx="4943475" cy="4276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D817" w14:textId="6634D367" w:rsidR="00F26912" w:rsidRPr="00D4732A" w:rsidRDefault="00D4732A" w:rsidP="00D4732A">
      <w:pPr>
        <w:pStyle w:val="Caption"/>
        <w:jc w:val="center"/>
        <w:rPr>
          <w:sz w:val="22"/>
          <w:szCs w:val="22"/>
        </w:rPr>
      </w:pPr>
      <w:r>
        <w:t xml:space="preserve">pav. </w:t>
      </w:r>
      <w:fldSimple w:instr=" SEQ pav. \* ARABIC ">
        <w:r w:rsidR="00BC52EF">
          <w:rPr>
            <w:noProof/>
          </w:rPr>
          <w:t>26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55EFB427" w14:textId="77777777" w:rsidTr="00D4732A">
        <w:trPr>
          <w:jc w:val="center"/>
        </w:trPr>
        <w:tc>
          <w:tcPr>
            <w:tcW w:w="3617" w:type="dxa"/>
            <w:gridSpan w:val="2"/>
          </w:tcPr>
          <w:p w14:paraId="0F16A898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734E797A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30 “Siųsti laišką apie paskyros atnaujinimus”</w:t>
            </w:r>
          </w:p>
        </w:tc>
        <w:tc>
          <w:tcPr>
            <w:tcW w:w="2316" w:type="dxa"/>
          </w:tcPr>
          <w:p w14:paraId="2497283F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062BD682" w14:textId="77777777" w:rsidTr="00D4732A">
        <w:trPr>
          <w:jc w:val="center"/>
        </w:trPr>
        <w:tc>
          <w:tcPr>
            <w:tcW w:w="9760" w:type="dxa"/>
            <w:gridSpan w:val="4"/>
          </w:tcPr>
          <w:p w14:paraId="67DF3001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78418F8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naudotojui gauti el. laiškus apie svarbius profilio informacijos pakeitimus</w:t>
            </w:r>
          </w:p>
        </w:tc>
      </w:tr>
      <w:tr w:rsidR="00F26912" w:rsidRPr="00C730AC" w14:paraId="1C940160" w14:textId="77777777" w:rsidTr="00D4732A">
        <w:trPr>
          <w:jc w:val="center"/>
        </w:trPr>
        <w:tc>
          <w:tcPr>
            <w:tcW w:w="9760" w:type="dxa"/>
            <w:gridSpan w:val="4"/>
          </w:tcPr>
          <w:p w14:paraId="5AD0EFFF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atvėjis suteikia galimybę naudotojui gauti svarbius laiškus apie jo profilio informacijos svarbius pakeitimus.</w:t>
            </w:r>
          </w:p>
        </w:tc>
      </w:tr>
      <w:tr w:rsidR="00F26912" w:rsidRPr="00C730AC" w14:paraId="4846FDE3" w14:textId="77777777" w:rsidTr="00D4732A">
        <w:trPr>
          <w:jc w:val="center"/>
        </w:trPr>
        <w:tc>
          <w:tcPr>
            <w:tcW w:w="3617" w:type="dxa"/>
            <w:gridSpan w:val="2"/>
          </w:tcPr>
          <w:p w14:paraId="75057D6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6EA84409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atnaujino svarbų informacijos lauką</w:t>
            </w:r>
          </w:p>
        </w:tc>
      </w:tr>
      <w:tr w:rsidR="00F26912" w:rsidRPr="00C730AC" w14:paraId="491746AE" w14:textId="77777777" w:rsidTr="00D4732A">
        <w:trPr>
          <w:jc w:val="center"/>
        </w:trPr>
        <w:tc>
          <w:tcPr>
            <w:tcW w:w="3617" w:type="dxa"/>
            <w:gridSpan w:val="2"/>
          </w:tcPr>
          <w:p w14:paraId="6686C79A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5BA44C7D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El. pašto serveris</w:t>
            </w:r>
          </w:p>
        </w:tc>
      </w:tr>
      <w:tr w:rsidR="00F26912" w14:paraId="50C4DF7B" w14:textId="77777777" w:rsidTr="00D4732A">
        <w:trPr>
          <w:jc w:val="center"/>
        </w:trPr>
        <w:tc>
          <w:tcPr>
            <w:tcW w:w="1491" w:type="dxa"/>
            <w:vMerge w:val="restart"/>
          </w:tcPr>
          <w:p w14:paraId="1CFF50F0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09D0C4DB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291CCBD8" w14:textId="77777777" w:rsidR="00F26912" w:rsidRDefault="00F26912" w:rsidP="00D4732A"/>
        </w:tc>
      </w:tr>
      <w:tr w:rsidR="00F26912" w14:paraId="0E3777DB" w14:textId="77777777" w:rsidTr="00D4732A">
        <w:trPr>
          <w:jc w:val="center"/>
        </w:trPr>
        <w:tc>
          <w:tcPr>
            <w:tcW w:w="1491" w:type="dxa"/>
            <w:vMerge/>
          </w:tcPr>
          <w:p w14:paraId="2BBE4C80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3E8983AC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3C8D27AA" w14:textId="77777777" w:rsidR="00F26912" w:rsidRDefault="00F26912" w:rsidP="00D4732A"/>
        </w:tc>
      </w:tr>
      <w:tr w:rsidR="00F26912" w14:paraId="32A68CE7" w14:textId="77777777" w:rsidTr="00D4732A">
        <w:trPr>
          <w:jc w:val="center"/>
        </w:trPr>
        <w:tc>
          <w:tcPr>
            <w:tcW w:w="1491" w:type="dxa"/>
            <w:vMerge/>
          </w:tcPr>
          <w:p w14:paraId="00FDD0E6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443ADD8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53710A57" w14:textId="77777777" w:rsidR="00F26912" w:rsidRDefault="00F26912" w:rsidP="00D4732A"/>
        </w:tc>
      </w:tr>
      <w:tr w:rsidR="00F26912" w:rsidRPr="00C730AC" w14:paraId="7FF147F2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83B42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lastRenderedPageBreak/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61570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Išsiųstas laiškas naudotojui į el. paštą</w:t>
            </w:r>
          </w:p>
        </w:tc>
      </w:tr>
    </w:tbl>
    <w:p w14:paraId="324E5DFB" w14:textId="186B1959" w:rsidR="00F26912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19</w:t>
        </w:r>
      </w:fldSimple>
    </w:p>
    <w:p w14:paraId="078BD831" w14:textId="77777777" w:rsidR="00D4732A" w:rsidRDefault="00F26912" w:rsidP="00D4732A">
      <w:pPr>
        <w:keepNext/>
      </w:pPr>
      <w:r>
        <w:rPr>
          <w:noProof/>
        </w:rPr>
        <w:drawing>
          <wp:inline distT="0" distB="0" distL="0" distR="0" wp14:anchorId="214D3A1C" wp14:editId="2ABAFADF">
            <wp:extent cx="5838825" cy="3933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5D0B" w14:textId="0F67850A" w:rsidR="00F26912" w:rsidRPr="00D4732A" w:rsidRDefault="00D4732A" w:rsidP="00D4732A">
      <w:pPr>
        <w:pStyle w:val="Caption"/>
        <w:jc w:val="center"/>
        <w:rPr>
          <w:sz w:val="22"/>
          <w:szCs w:val="22"/>
        </w:rPr>
      </w:pPr>
      <w:r>
        <w:t xml:space="preserve">pav. </w:t>
      </w:r>
      <w:fldSimple w:instr=" SEQ pav. \* ARABIC ">
        <w:r w:rsidR="00BC52EF">
          <w:rPr>
            <w:noProof/>
          </w:rPr>
          <w:t>27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388E29F2" w14:textId="77777777" w:rsidTr="00D4732A">
        <w:trPr>
          <w:jc w:val="center"/>
        </w:trPr>
        <w:tc>
          <w:tcPr>
            <w:tcW w:w="3617" w:type="dxa"/>
            <w:gridSpan w:val="2"/>
          </w:tcPr>
          <w:p w14:paraId="14680A96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766AE50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31 “Aktyvuoti terminuotą daugkartinę nuolaidą”</w:t>
            </w:r>
          </w:p>
        </w:tc>
        <w:tc>
          <w:tcPr>
            <w:tcW w:w="2316" w:type="dxa"/>
          </w:tcPr>
          <w:p w14:paraId="7DE0EA6C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2B5AC867" w14:textId="77777777" w:rsidTr="00D4732A">
        <w:trPr>
          <w:jc w:val="center"/>
        </w:trPr>
        <w:tc>
          <w:tcPr>
            <w:tcW w:w="9760" w:type="dxa"/>
            <w:gridSpan w:val="4"/>
          </w:tcPr>
          <w:p w14:paraId="40EBF45E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370A909E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aktyvuotis daugkartinę nuolaidą naudotojui</w:t>
            </w:r>
          </w:p>
        </w:tc>
      </w:tr>
      <w:tr w:rsidR="00F26912" w:rsidRPr="00C730AC" w14:paraId="6E1CAE6A" w14:textId="77777777" w:rsidTr="00D4732A">
        <w:trPr>
          <w:jc w:val="center"/>
        </w:trPr>
        <w:tc>
          <w:tcPr>
            <w:tcW w:w="9760" w:type="dxa"/>
            <w:gridSpan w:val="4"/>
          </w:tcPr>
          <w:p w14:paraId="54C6EA70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suteikia galimybę naudotojui įvesti daugkartinę nuolaidą (jeigu jis žino kupono kodą) bei naudotis ilgalaike nuolaida prekėms.</w:t>
            </w:r>
          </w:p>
        </w:tc>
      </w:tr>
      <w:tr w:rsidR="00F26912" w:rsidRPr="00C730AC" w14:paraId="7FEA04BD" w14:textId="77777777" w:rsidTr="00D4732A">
        <w:trPr>
          <w:jc w:val="center"/>
        </w:trPr>
        <w:tc>
          <w:tcPr>
            <w:tcW w:w="3617" w:type="dxa"/>
            <w:gridSpan w:val="2"/>
          </w:tcPr>
          <w:p w14:paraId="5D5C0FA4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2FD0FF97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turi būti prisijungęs.</w:t>
            </w:r>
          </w:p>
        </w:tc>
      </w:tr>
      <w:tr w:rsidR="00F26912" w:rsidRPr="00C730AC" w14:paraId="44676C6D" w14:textId="77777777" w:rsidTr="00D4732A">
        <w:trPr>
          <w:jc w:val="center"/>
        </w:trPr>
        <w:tc>
          <w:tcPr>
            <w:tcW w:w="3617" w:type="dxa"/>
            <w:gridSpan w:val="2"/>
          </w:tcPr>
          <w:p w14:paraId="4FC4D267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4CC88A1E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Pirkėjas</w:t>
            </w:r>
          </w:p>
        </w:tc>
      </w:tr>
      <w:tr w:rsidR="00F26912" w14:paraId="1750DE99" w14:textId="77777777" w:rsidTr="00D4732A">
        <w:trPr>
          <w:jc w:val="center"/>
        </w:trPr>
        <w:tc>
          <w:tcPr>
            <w:tcW w:w="1491" w:type="dxa"/>
            <w:vMerge w:val="restart"/>
          </w:tcPr>
          <w:p w14:paraId="4EB76F08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6E2B7326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13ED7291" w14:textId="77777777" w:rsidR="00F26912" w:rsidRDefault="00F26912" w:rsidP="00D4732A"/>
        </w:tc>
      </w:tr>
      <w:tr w:rsidR="00F26912" w14:paraId="2AB4D146" w14:textId="77777777" w:rsidTr="00D4732A">
        <w:trPr>
          <w:jc w:val="center"/>
        </w:trPr>
        <w:tc>
          <w:tcPr>
            <w:tcW w:w="1491" w:type="dxa"/>
            <w:vMerge/>
          </w:tcPr>
          <w:p w14:paraId="147856B9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67A3A117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0B67DDCE" w14:textId="77777777" w:rsidR="00F26912" w:rsidRDefault="00F26912" w:rsidP="00D4732A"/>
        </w:tc>
      </w:tr>
      <w:tr w:rsidR="00F26912" w14:paraId="5C0AAF6F" w14:textId="77777777" w:rsidTr="00D4732A">
        <w:trPr>
          <w:jc w:val="center"/>
        </w:trPr>
        <w:tc>
          <w:tcPr>
            <w:tcW w:w="1491" w:type="dxa"/>
            <w:vMerge/>
          </w:tcPr>
          <w:p w14:paraId="75CD2F10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5B936156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400A0911" w14:textId="77777777" w:rsidR="00F26912" w:rsidRDefault="00F26912" w:rsidP="00D4732A"/>
        </w:tc>
      </w:tr>
      <w:tr w:rsidR="00F26912" w:rsidRPr="00C730AC" w14:paraId="5EE02EA4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9227F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D2E91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Aktyvuojama daugkartinė nuolaidą naudotojui.</w:t>
            </w:r>
          </w:p>
        </w:tc>
      </w:tr>
    </w:tbl>
    <w:p w14:paraId="6B93F582" w14:textId="70AF8A65" w:rsidR="00F26912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20</w:t>
        </w:r>
      </w:fldSimple>
    </w:p>
    <w:p w14:paraId="7FA04D7F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0D27F648" wp14:editId="511FD0B1">
            <wp:extent cx="5086350" cy="472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341" w14:textId="433DFF98" w:rsidR="00F26912" w:rsidRPr="00D4732A" w:rsidRDefault="00D4732A" w:rsidP="00D4732A">
      <w:pPr>
        <w:pStyle w:val="Caption"/>
        <w:jc w:val="center"/>
        <w:rPr>
          <w:sz w:val="22"/>
          <w:szCs w:val="22"/>
        </w:rPr>
      </w:pPr>
      <w:r>
        <w:t xml:space="preserve">pav. </w:t>
      </w:r>
      <w:fldSimple w:instr=" SEQ pav. \* ARABIC ">
        <w:r w:rsidR="00BC52EF">
          <w:rPr>
            <w:noProof/>
          </w:rPr>
          <w:t>28</w:t>
        </w:r>
      </w:fldSimple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0"/>
        <w:gridCol w:w="2155"/>
        <w:gridCol w:w="3877"/>
        <w:gridCol w:w="2347"/>
      </w:tblGrid>
      <w:tr w:rsidR="00F26912" w:rsidRPr="00C730AC" w14:paraId="2CC5F274" w14:textId="77777777" w:rsidTr="00F26912">
        <w:trPr>
          <w:trHeight w:val="391"/>
          <w:jc w:val="center"/>
        </w:trPr>
        <w:tc>
          <w:tcPr>
            <w:tcW w:w="3665" w:type="dxa"/>
            <w:gridSpan w:val="2"/>
          </w:tcPr>
          <w:p w14:paraId="5B1E0C85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77" w:type="dxa"/>
          </w:tcPr>
          <w:p w14:paraId="2AD326C8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32 “Ieškoti prekių”</w:t>
            </w:r>
          </w:p>
        </w:tc>
        <w:tc>
          <w:tcPr>
            <w:tcW w:w="2346" w:type="dxa"/>
          </w:tcPr>
          <w:p w14:paraId="01837FAE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34462FE0" w14:textId="77777777" w:rsidTr="00F26912">
        <w:trPr>
          <w:trHeight w:val="794"/>
          <w:jc w:val="center"/>
        </w:trPr>
        <w:tc>
          <w:tcPr>
            <w:tcW w:w="9889" w:type="dxa"/>
            <w:gridSpan w:val="4"/>
          </w:tcPr>
          <w:p w14:paraId="40F3277B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4B3E68C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naudotojui ieškoti prekių</w:t>
            </w:r>
          </w:p>
        </w:tc>
      </w:tr>
      <w:tr w:rsidR="00F26912" w:rsidRPr="00C730AC" w14:paraId="47AE032D" w14:textId="77777777" w:rsidTr="00F26912">
        <w:trPr>
          <w:trHeight w:val="391"/>
          <w:jc w:val="center"/>
        </w:trPr>
        <w:tc>
          <w:tcPr>
            <w:tcW w:w="9889" w:type="dxa"/>
            <w:gridSpan w:val="4"/>
          </w:tcPr>
          <w:p w14:paraId="03A763D8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atvėjis suteikia galimybę naudotojui ieškoti prekių</w:t>
            </w:r>
          </w:p>
        </w:tc>
      </w:tr>
      <w:tr w:rsidR="00F26912" w:rsidRPr="00C730AC" w14:paraId="6D1258B6" w14:textId="77777777" w:rsidTr="00F26912">
        <w:trPr>
          <w:trHeight w:val="391"/>
          <w:jc w:val="center"/>
        </w:trPr>
        <w:tc>
          <w:tcPr>
            <w:tcW w:w="3665" w:type="dxa"/>
            <w:gridSpan w:val="2"/>
          </w:tcPr>
          <w:p w14:paraId="79BCA78A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224" w:type="dxa"/>
            <w:gridSpan w:val="2"/>
          </w:tcPr>
          <w:p w14:paraId="5574634D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įsijungęs sistemą</w:t>
            </w:r>
          </w:p>
        </w:tc>
      </w:tr>
      <w:tr w:rsidR="00F26912" w:rsidRPr="00C730AC" w14:paraId="0B987BCE" w14:textId="77777777" w:rsidTr="00F26912">
        <w:trPr>
          <w:trHeight w:val="403"/>
          <w:jc w:val="center"/>
        </w:trPr>
        <w:tc>
          <w:tcPr>
            <w:tcW w:w="3665" w:type="dxa"/>
            <w:gridSpan w:val="2"/>
          </w:tcPr>
          <w:p w14:paraId="73E232DA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224" w:type="dxa"/>
            <w:gridSpan w:val="2"/>
          </w:tcPr>
          <w:p w14:paraId="47C5D566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Svečias</w:t>
            </w:r>
          </w:p>
        </w:tc>
      </w:tr>
      <w:tr w:rsidR="00F26912" w14:paraId="103123AD" w14:textId="77777777" w:rsidTr="00F26912">
        <w:trPr>
          <w:trHeight w:val="428"/>
          <w:jc w:val="center"/>
        </w:trPr>
        <w:tc>
          <w:tcPr>
            <w:tcW w:w="1510" w:type="dxa"/>
            <w:vMerge w:val="restart"/>
          </w:tcPr>
          <w:p w14:paraId="73D247D4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54" w:type="dxa"/>
          </w:tcPr>
          <w:p w14:paraId="651A807B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224" w:type="dxa"/>
            <w:gridSpan w:val="2"/>
          </w:tcPr>
          <w:p w14:paraId="44BFE140" w14:textId="77777777" w:rsidR="00F26912" w:rsidRDefault="00F26912" w:rsidP="00D4732A"/>
        </w:tc>
      </w:tr>
      <w:tr w:rsidR="00F26912" w14:paraId="7F11402E" w14:textId="77777777" w:rsidTr="00F26912">
        <w:trPr>
          <w:trHeight w:val="454"/>
          <w:jc w:val="center"/>
        </w:trPr>
        <w:tc>
          <w:tcPr>
            <w:tcW w:w="1510" w:type="dxa"/>
            <w:vMerge/>
          </w:tcPr>
          <w:p w14:paraId="48326C01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54" w:type="dxa"/>
          </w:tcPr>
          <w:p w14:paraId="51663921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224" w:type="dxa"/>
            <w:gridSpan w:val="2"/>
          </w:tcPr>
          <w:p w14:paraId="59AA8DDD" w14:textId="77777777" w:rsidR="00F26912" w:rsidRDefault="00F26912" w:rsidP="00D4732A"/>
        </w:tc>
      </w:tr>
      <w:tr w:rsidR="00F26912" w14:paraId="1EB0CCE2" w14:textId="77777777" w:rsidTr="00F26912">
        <w:trPr>
          <w:trHeight w:val="441"/>
          <w:jc w:val="center"/>
        </w:trPr>
        <w:tc>
          <w:tcPr>
            <w:tcW w:w="1510" w:type="dxa"/>
            <w:vMerge/>
          </w:tcPr>
          <w:p w14:paraId="53D8304D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54" w:type="dxa"/>
          </w:tcPr>
          <w:p w14:paraId="27C1E319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224" w:type="dxa"/>
            <w:gridSpan w:val="2"/>
          </w:tcPr>
          <w:p w14:paraId="543209DA" w14:textId="77777777" w:rsidR="00F26912" w:rsidRDefault="00F26912" w:rsidP="00D4732A"/>
        </w:tc>
      </w:tr>
      <w:tr w:rsidR="00F26912" w:rsidRPr="00C730AC" w14:paraId="7C371D8D" w14:textId="77777777" w:rsidTr="00F26912">
        <w:trPr>
          <w:trHeight w:val="391"/>
          <w:jc w:val="center"/>
        </w:trPr>
        <w:tc>
          <w:tcPr>
            <w:tcW w:w="3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0C806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68AC9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Pateikti atfiltruotą prekių sąrašą naudotojui</w:t>
            </w:r>
          </w:p>
        </w:tc>
      </w:tr>
    </w:tbl>
    <w:p w14:paraId="76044178" w14:textId="51583082" w:rsidR="00F26912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21</w:t>
        </w:r>
      </w:fldSimple>
    </w:p>
    <w:p w14:paraId="45B51062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084E72E4" wp14:editId="449A5198">
            <wp:extent cx="5105400" cy="4086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C243" w14:textId="5F86B7B5" w:rsidR="00F26912" w:rsidRPr="00D4732A" w:rsidRDefault="00D4732A" w:rsidP="00D4732A">
      <w:pPr>
        <w:pStyle w:val="Caption"/>
        <w:jc w:val="center"/>
        <w:rPr>
          <w:sz w:val="22"/>
          <w:szCs w:val="22"/>
        </w:rPr>
      </w:pPr>
      <w:r>
        <w:t xml:space="preserve">pav. </w:t>
      </w:r>
      <w:fldSimple w:instr=" SEQ pav. \* ARABIC ">
        <w:r w:rsidR="00BC52EF">
          <w:rPr>
            <w:noProof/>
          </w:rPr>
          <w:t>29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03554DD6" w14:textId="77777777" w:rsidTr="00D4732A">
        <w:trPr>
          <w:jc w:val="center"/>
        </w:trPr>
        <w:tc>
          <w:tcPr>
            <w:tcW w:w="3617" w:type="dxa"/>
            <w:gridSpan w:val="2"/>
          </w:tcPr>
          <w:p w14:paraId="55D9E4D4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232C860A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4 “Registruotis”</w:t>
            </w:r>
          </w:p>
        </w:tc>
        <w:tc>
          <w:tcPr>
            <w:tcW w:w="2316" w:type="dxa"/>
          </w:tcPr>
          <w:p w14:paraId="7E1EEC1F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123E86C5" w14:textId="77777777" w:rsidTr="00D4732A">
        <w:trPr>
          <w:jc w:val="center"/>
        </w:trPr>
        <w:tc>
          <w:tcPr>
            <w:tcW w:w="9760" w:type="dxa"/>
            <w:gridSpan w:val="4"/>
          </w:tcPr>
          <w:p w14:paraId="7A97C5DB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2B8E6ED4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svečiui užsiregistruoti prie sistemos</w:t>
            </w:r>
          </w:p>
        </w:tc>
      </w:tr>
      <w:tr w:rsidR="00F26912" w:rsidRPr="00C730AC" w14:paraId="378C5861" w14:textId="77777777" w:rsidTr="00D4732A">
        <w:trPr>
          <w:jc w:val="center"/>
        </w:trPr>
        <w:tc>
          <w:tcPr>
            <w:tcW w:w="9760" w:type="dxa"/>
            <w:gridSpan w:val="4"/>
          </w:tcPr>
          <w:p w14:paraId="03C4FF8C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atvėjis suteikia galimybę svečiui prisiregistruoti prie sistemos</w:t>
            </w:r>
          </w:p>
        </w:tc>
      </w:tr>
      <w:tr w:rsidR="00F26912" w:rsidRPr="00C730AC" w14:paraId="535D7557" w14:textId="77777777" w:rsidTr="00D4732A">
        <w:trPr>
          <w:jc w:val="center"/>
        </w:trPr>
        <w:tc>
          <w:tcPr>
            <w:tcW w:w="3617" w:type="dxa"/>
            <w:gridSpan w:val="2"/>
          </w:tcPr>
          <w:p w14:paraId="1E2755C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6611C91E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Būti neprisijungus prie sistemos</w:t>
            </w:r>
          </w:p>
        </w:tc>
      </w:tr>
      <w:tr w:rsidR="00F26912" w:rsidRPr="00C730AC" w14:paraId="15E9682A" w14:textId="77777777" w:rsidTr="00D4732A">
        <w:trPr>
          <w:jc w:val="center"/>
        </w:trPr>
        <w:tc>
          <w:tcPr>
            <w:tcW w:w="3617" w:type="dxa"/>
            <w:gridSpan w:val="2"/>
          </w:tcPr>
          <w:p w14:paraId="436B6498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09FEFAD5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Svečias</w:t>
            </w:r>
          </w:p>
        </w:tc>
      </w:tr>
      <w:tr w:rsidR="00F26912" w14:paraId="004FF7B1" w14:textId="77777777" w:rsidTr="00D4732A">
        <w:trPr>
          <w:jc w:val="center"/>
        </w:trPr>
        <w:tc>
          <w:tcPr>
            <w:tcW w:w="1491" w:type="dxa"/>
            <w:vMerge w:val="restart"/>
          </w:tcPr>
          <w:p w14:paraId="364DE23C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64ECDC81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6DD4305B" w14:textId="77777777" w:rsidR="00F26912" w:rsidRDefault="00F26912" w:rsidP="00D4732A"/>
        </w:tc>
      </w:tr>
      <w:tr w:rsidR="00F26912" w14:paraId="6991E507" w14:textId="77777777" w:rsidTr="00D4732A">
        <w:trPr>
          <w:jc w:val="center"/>
        </w:trPr>
        <w:tc>
          <w:tcPr>
            <w:tcW w:w="1491" w:type="dxa"/>
            <w:vMerge/>
          </w:tcPr>
          <w:p w14:paraId="16DDF2AE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5BB3CB96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1B96218D" w14:textId="77777777" w:rsidR="00F26912" w:rsidRDefault="00F26912" w:rsidP="00D4732A"/>
        </w:tc>
      </w:tr>
      <w:tr w:rsidR="00F26912" w14:paraId="01B89430" w14:textId="77777777" w:rsidTr="00D4732A">
        <w:trPr>
          <w:jc w:val="center"/>
        </w:trPr>
        <w:tc>
          <w:tcPr>
            <w:tcW w:w="1491" w:type="dxa"/>
            <w:vMerge/>
          </w:tcPr>
          <w:p w14:paraId="1D0C3056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77A71134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5F4C0069" w14:textId="77777777" w:rsidR="00F26912" w:rsidRDefault="00F26912" w:rsidP="00D4732A"/>
        </w:tc>
      </w:tr>
      <w:tr w:rsidR="00F26912" w:rsidRPr="00C730AC" w14:paraId="33819BA9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B95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6E5B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Praneši naudotojui apie sėkmingai užregistruotą naudotoją</w:t>
            </w:r>
          </w:p>
        </w:tc>
      </w:tr>
    </w:tbl>
    <w:p w14:paraId="09CE50FC" w14:textId="109D5F5A" w:rsidR="00F26912" w:rsidRDefault="00D4732A" w:rsidP="00F26912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22</w:t>
        </w:r>
      </w:fldSimple>
    </w:p>
    <w:p w14:paraId="3B0B0F0D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03B628CF" wp14:editId="7E484ED5">
            <wp:extent cx="4619625" cy="4210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ED24" w14:textId="2694B40C" w:rsidR="00F26912" w:rsidRPr="00D4732A" w:rsidRDefault="00D4732A" w:rsidP="00D4732A">
      <w:pPr>
        <w:pStyle w:val="Caption"/>
        <w:jc w:val="center"/>
        <w:rPr>
          <w:sz w:val="22"/>
          <w:szCs w:val="22"/>
        </w:rPr>
      </w:pPr>
      <w:r>
        <w:t xml:space="preserve">pav. </w:t>
      </w:r>
      <w:fldSimple w:instr=" SEQ pav. \* ARABIC ">
        <w:r w:rsidR="00BC52EF">
          <w:rPr>
            <w:noProof/>
          </w:rPr>
          <w:t>30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0C80EFD2" w14:textId="77777777" w:rsidTr="00D4732A">
        <w:trPr>
          <w:jc w:val="center"/>
        </w:trPr>
        <w:tc>
          <w:tcPr>
            <w:tcW w:w="3617" w:type="dxa"/>
            <w:gridSpan w:val="2"/>
          </w:tcPr>
          <w:p w14:paraId="50632CC3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07B925C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7 “Peržiūrėti prekes”</w:t>
            </w:r>
          </w:p>
        </w:tc>
        <w:tc>
          <w:tcPr>
            <w:tcW w:w="2316" w:type="dxa"/>
          </w:tcPr>
          <w:p w14:paraId="64EA530C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2DC2D347" w14:textId="77777777" w:rsidTr="00D4732A">
        <w:trPr>
          <w:jc w:val="center"/>
        </w:trPr>
        <w:tc>
          <w:tcPr>
            <w:tcW w:w="9760" w:type="dxa"/>
            <w:gridSpan w:val="4"/>
          </w:tcPr>
          <w:p w14:paraId="497CF37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59946A67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betkuriam naudotojui peržiūrėti prekes</w:t>
            </w:r>
          </w:p>
        </w:tc>
      </w:tr>
      <w:tr w:rsidR="00F26912" w:rsidRPr="00C730AC" w14:paraId="1B821FFF" w14:textId="77777777" w:rsidTr="00D4732A">
        <w:trPr>
          <w:jc w:val="center"/>
        </w:trPr>
        <w:tc>
          <w:tcPr>
            <w:tcW w:w="9760" w:type="dxa"/>
            <w:gridSpan w:val="4"/>
          </w:tcPr>
          <w:p w14:paraId="263006D0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suteikia galimybę naudotojui peržiūrėti prekių sąrašą</w:t>
            </w:r>
          </w:p>
        </w:tc>
      </w:tr>
      <w:tr w:rsidR="00F26912" w:rsidRPr="00C730AC" w14:paraId="73909018" w14:textId="77777777" w:rsidTr="00D4732A">
        <w:trPr>
          <w:jc w:val="center"/>
        </w:trPr>
        <w:tc>
          <w:tcPr>
            <w:tcW w:w="3617" w:type="dxa"/>
            <w:gridSpan w:val="2"/>
          </w:tcPr>
          <w:p w14:paraId="6A124995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5A9DD210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Būti įsijungus sistemą</w:t>
            </w:r>
          </w:p>
        </w:tc>
      </w:tr>
      <w:tr w:rsidR="00F26912" w:rsidRPr="00C730AC" w14:paraId="67D2554C" w14:textId="77777777" w:rsidTr="00D4732A">
        <w:trPr>
          <w:jc w:val="center"/>
        </w:trPr>
        <w:tc>
          <w:tcPr>
            <w:tcW w:w="3617" w:type="dxa"/>
            <w:gridSpan w:val="2"/>
          </w:tcPr>
          <w:p w14:paraId="0BF4D239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4A317E97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Svečias</w:t>
            </w:r>
          </w:p>
        </w:tc>
      </w:tr>
      <w:tr w:rsidR="00F26912" w14:paraId="390A187E" w14:textId="77777777" w:rsidTr="00D4732A">
        <w:trPr>
          <w:jc w:val="center"/>
        </w:trPr>
        <w:tc>
          <w:tcPr>
            <w:tcW w:w="1491" w:type="dxa"/>
            <w:vMerge w:val="restart"/>
          </w:tcPr>
          <w:p w14:paraId="0B1F3AC6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481E8290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5583B6D6" w14:textId="77777777" w:rsidR="00F26912" w:rsidRDefault="00F26912" w:rsidP="00D4732A"/>
        </w:tc>
      </w:tr>
      <w:tr w:rsidR="00F26912" w14:paraId="57887EC5" w14:textId="77777777" w:rsidTr="00D4732A">
        <w:trPr>
          <w:jc w:val="center"/>
        </w:trPr>
        <w:tc>
          <w:tcPr>
            <w:tcW w:w="1491" w:type="dxa"/>
            <w:vMerge/>
          </w:tcPr>
          <w:p w14:paraId="535A7110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4FB0641A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3CFD2BDC" w14:textId="77777777" w:rsidR="00F26912" w:rsidRDefault="00F26912" w:rsidP="00D4732A"/>
        </w:tc>
      </w:tr>
      <w:tr w:rsidR="00F26912" w14:paraId="157424E7" w14:textId="77777777" w:rsidTr="00D4732A">
        <w:trPr>
          <w:jc w:val="center"/>
        </w:trPr>
        <w:tc>
          <w:tcPr>
            <w:tcW w:w="1491" w:type="dxa"/>
            <w:vMerge/>
          </w:tcPr>
          <w:p w14:paraId="2A744254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49216688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21675D54" w14:textId="77777777" w:rsidR="00F26912" w:rsidRDefault="00F26912" w:rsidP="00D4732A"/>
        </w:tc>
      </w:tr>
      <w:tr w:rsidR="00F26912" w:rsidRPr="00C730AC" w14:paraId="13E0EB06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86D0A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D82B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Pateikiamas prekių sąrašas</w:t>
            </w:r>
          </w:p>
        </w:tc>
      </w:tr>
    </w:tbl>
    <w:p w14:paraId="3240DF24" w14:textId="6E7FB39D" w:rsidR="00F26912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23</w:t>
        </w:r>
      </w:fldSimple>
    </w:p>
    <w:p w14:paraId="18CFFA9F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2DEDF949" wp14:editId="1D813193">
            <wp:extent cx="4267200" cy="427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76C4" w14:textId="764F772F" w:rsidR="00F26912" w:rsidRPr="00D4732A" w:rsidRDefault="00D4732A" w:rsidP="00D4732A">
      <w:pPr>
        <w:pStyle w:val="Caption"/>
        <w:jc w:val="center"/>
        <w:rPr>
          <w:sz w:val="22"/>
          <w:szCs w:val="22"/>
        </w:rPr>
      </w:pPr>
      <w:r>
        <w:t xml:space="preserve">pav. </w:t>
      </w:r>
      <w:fldSimple w:instr=" SEQ pav. \* ARABIC ">
        <w:r w:rsidR="00BC52EF">
          <w:rPr>
            <w:noProof/>
          </w:rPr>
          <w:t>31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F26912" w:rsidRPr="00C730AC" w14:paraId="47208FEC" w14:textId="77777777" w:rsidTr="00D4732A">
        <w:trPr>
          <w:jc w:val="center"/>
        </w:trPr>
        <w:tc>
          <w:tcPr>
            <w:tcW w:w="3617" w:type="dxa"/>
            <w:gridSpan w:val="2"/>
          </w:tcPr>
          <w:p w14:paraId="56CDB11C" w14:textId="77777777" w:rsidR="00F26912" w:rsidRPr="00C730AC" w:rsidRDefault="00F26912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2C106381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9 “Peržiūrėti profilį”</w:t>
            </w:r>
          </w:p>
        </w:tc>
        <w:tc>
          <w:tcPr>
            <w:tcW w:w="2316" w:type="dxa"/>
          </w:tcPr>
          <w:p w14:paraId="0BC607A9" w14:textId="77777777" w:rsidR="00F26912" w:rsidRPr="00C730AC" w:rsidRDefault="00F26912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Valentinas Kasteckis</w:t>
            </w:r>
          </w:p>
        </w:tc>
      </w:tr>
      <w:tr w:rsidR="00F26912" w:rsidRPr="00C730AC" w14:paraId="04D327B0" w14:textId="77777777" w:rsidTr="00D4732A">
        <w:trPr>
          <w:jc w:val="center"/>
        </w:trPr>
        <w:tc>
          <w:tcPr>
            <w:tcW w:w="9760" w:type="dxa"/>
            <w:gridSpan w:val="4"/>
          </w:tcPr>
          <w:p w14:paraId="473E2D0C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3752F6CF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naudotojui peržiūrėti jo profilį</w:t>
            </w:r>
          </w:p>
        </w:tc>
      </w:tr>
      <w:tr w:rsidR="00F26912" w:rsidRPr="00C730AC" w14:paraId="0BD1F8E4" w14:textId="77777777" w:rsidTr="00D4732A">
        <w:trPr>
          <w:jc w:val="center"/>
        </w:trPr>
        <w:tc>
          <w:tcPr>
            <w:tcW w:w="9760" w:type="dxa"/>
            <w:gridSpan w:val="4"/>
          </w:tcPr>
          <w:p w14:paraId="33A63F2A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PA suteikia galimybę peržiūrėti profilį naudotojui</w:t>
            </w:r>
          </w:p>
        </w:tc>
      </w:tr>
      <w:tr w:rsidR="00F26912" w:rsidRPr="00C730AC" w14:paraId="62B252ED" w14:textId="77777777" w:rsidTr="00D4732A">
        <w:trPr>
          <w:jc w:val="center"/>
        </w:trPr>
        <w:tc>
          <w:tcPr>
            <w:tcW w:w="3617" w:type="dxa"/>
            <w:gridSpan w:val="2"/>
          </w:tcPr>
          <w:p w14:paraId="1145F30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438865B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Naudotojas turi būti prisijungęs</w:t>
            </w:r>
          </w:p>
        </w:tc>
      </w:tr>
      <w:tr w:rsidR="00F26912" w:rsidRPr="00C730AC" w14:paraId="0172C369" w14:textId="77777777" w:rsidTr="00D4732A">
        <w:trPr>
          <w:jc w:val="center"/>
        </w:trPr>
        <w:tc>
          <w:tcPr>
            <w:tcW w:w="3617" w:type="dxa"/>
            <w:gridSpan w:val="2"/>
          </w:tcPr>
          <w:p w14:paraId="6E243233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7DA6C223" w14:textId="77777777" w:rsidR="00F26912" w:rsidRPr="00C730AC" w:rsidRDefault="00F26912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Pirkėjas</w:t>
            </w:r>
          </w:p>
        </w:tc>
      </w:tr>
      <w:tr w:rsidR="00F26912" w14:paraId="373F2791" w14:textId="77777777" w:rsidTr="00D4732A">
        <w:trPr>
          <w:jc w:val="center"/>
        </w:trPr>
        <w:tc>
          <w:tcPr>
            <w:tcW w:w="1491" w:type="dxa"/>
            <w:vMerge w:val="restart"/>
          </w:tcPr>
          <w:p w14:paraId="2ABF4F04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084704F4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2795C1F9" w14:textId="77777777" w:rsidR="00F26912" w:rsidRDefault="00F26912" w:rsidP="00D4732A"/>
        </w:tc>
      </w:tr>
      <w:tr w:rsidR="00F26912" w:rsidRPr="00C730AC" w14:paraId="203C03EC" w14:textId="77777777" w:rsidTr="00D4732A">
        <w:trPr>
          <w:jc w:val="center"/>
        </w:trPr>
        <w:tc>
          <w:tcPr>
            <w:tcW w:w="1491" w:type="dxa"/>
            <w:vMerge/>
          </w:tcPr>
          <w:p w14:paraId="0CDDA70E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E5E76E4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7903C225" w14:textId="77777777" w:rsidR="00F26912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hyperlink w:anchor="_b58cc76f74c3d535274555cbeed72b91" w:history="1">
              <w:r w:rsidR="00F26912" w:rsidRPr="00C730AC">
                <w:rPr>
                  <w:rFonts w:ascii="Arial" w:hAnsi="Arial" w:cs="Arial"/>
                  <w:sz w:val="20"/>
                  <w:szCs w:val="20"/>
                </w:rPr>
                <w:t>27</w:t>
              </w:r>
            </w:hyperlink>
            <w:r w:rsidR="00F26912" w:rsidRPr="00C730AC">
              <w:rPr>
                <w:rFonts w:ascii="Arial" w:hAnsi="Arial" w:cs="Arial"/>
                <w:sz w:val="20"/>
                <w:szCs w:val="20"/>
              </w:rPr>
              <w:t xml:space="preserve"> “</w:t>
            </w:r>
            <w:hyperlink w:anchor="_b58cc76f74c3d535274555cbeed72b91" w:history="1">
              <w:r w:rsidR="00F26912" w:rsidRPr="00C730AC">
                <w:rPr>
                  <w:rFonts w:ascii="Arial" w:hAnsi="Arial" w:cs="Arial"/>
                  <w:sz w:val="20"/>
                  <w:szCs w:val="20"/>
                </w:rPr>
                <w:t>Atnaujinti profilio informaciją</w:t>
              </w:r>
            </w:hyperlink>
            <w:r w:rsidR="00F26912" w:rsidRPr="00C730AC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</w:tr>
      <w:tr w:rsidR="00F26912" w14:paraId="7E46F3FD" w14:textId="77777777" w:rsidTr="00D4732A">
        <w:trPr>
          <w:jc w:val="center"/>
        </w:trPr>
        <w:tc>
          <w:tcPr>
            <w:tcW w:w="1491" w:type="dxa"/>
            <w:vMerge/>
          </w:tcPr>
          <w:p w14:paraId="396F3F97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7BE748F0" w14:textId="77777777" w:rsidR="00F26912" w:rsidRPr="00C730AC" w:rsidRDefault="00F26912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72E60B28" w14:textId="77777777" w:rsidR="00F26912" w:rsidRDefault="00F26912" w:rsidP="00D4732A"/>
        </w:tc>
      </w:tr>
      <w:tr w:rsidR="00F26912" w:rsidRPr="00C730AC" w14:paraId="77479FAC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B37DC" w14:textId="77777777" w:rsidR="00F26912" w:rsidRPr="00C730AC" w:rsidRDefault="00F26912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AABA4" w14:textId="77777777" w:rsidR="00F26912" w:rsidRPr="00C730AC" w:rsidRDefault="00F26912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Pateikiamas naudotojui jo profilis</w:t>
            </w:r>
          </w:p>
        </w:tc>
      </w:tr>
    </w:tbl>
    <w:p w14:paraId="53E2217D" w14:textId="3C2D3EEF" w:rsidR="00831A07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24</w:t>
        </w:r>
      </w:fldSimple>
    </w:p>
    <w:p w14:paraId="3E167419" w14:textId="77777777" w:rsidR="00D4732A" w:rsidRDefault="00F26912" w:rsidP="00D4732A">
      <w:pPr>
        <w:keepNext/>
      </w:pPr>
      <w:r>
        <w:rPr>
          <w:noProof/>
        </w:rPr>
        <w:lastRenderedPageBreak/>
        <w:drawing>
          <wp:inline distT="0" distB="0" distL="0" distR="0" wp14:anchorId="1BA9CFDA" wp14:editId="5C979830">
            <wp:extent cx="3971925" cy="3962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00B6" w14:textId="41F2CE1A" w:rsidR="00D4732A" w:rsidRDefault="00D4732A" w:rsidP="00D4732A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32</w:t>
        </w:r>
      </w:fldSimple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D4732A" w:rsidRPr="00C730AC" w14:paraId="364CDA87" w14:textId="77777777" w:rsidTr="00D4732A">
        <w:trPr>
          <w:jc w:val="center"/>
        </w:trPr>
        <w:tc>
          <w:tcPr>
            <w:tcW w:w="3617" w:type="dxa"/>
            <w:gridSpan w:val="2"/>
          </w:tcPr>
          <w:p w14:paraId="39507604" w14:textId="77777777" w:rsidR="00D4732A" w:rsidRPr="00C730AC" w:rsidRDefault="00D4732A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5ECC50C4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1 “Peržiūrėti darbo statistiką”</w:t>
            </w:r>
          </w:p>
        </w:tc>
        <w:tc>
          <w:tcPr>
            <w:tcW w:w="2316" w:type="dxa"/>
          </w:tcPr>
          <w:p w14:paraId="5F435CD2" w14:textId="77777777" w:rsidR="00D4732A" w:rsidRPr="00C730AC" w:rsidRDefault="00D4732A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Eligijus Kiudys</w:t>
            </w:r>
          </w:p>
        </w:tc>
      </w:tr>
      <w:tr w:rsidR="00D4732A" w:rsidRPr="00C730AC" w14:paraId="7D647717" w14:textId="77777777" w:rsidTr="00D4732A">
        <w:trPr>
          <w:jc w:val="center"/>
        </w:trPr>
        <w:tc>
          <w:tcPr>
            <w:tcW w:w="9760" w:type="dxa"/>
            <w:gridSpan w:val="4"/>
          </w:tcPr>
          <w:p w14:paraId="3D6838A5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6251F658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mechanikui peržiūrėti darbo statistiką</w:t>
            </w:r>
          </w:p>
        </w:tc>
      </w:tr>
      <w:tr w:rsidR="00D4732A" w:rsidRPr="00C730AC" w14:paraId="48DB433F" w14:textId="77777777" w:rsidTr="00D4732A">
        <w:trPr>
          <w:jc w:val="center"/>
        </w:trPr>
        <w:tc>
          <w:tcPr>
            <w:tcW w:w="9760" w:type="dxa"/>
            <w:gridSpan w:val="4"/>
          </w:tcPr>
          <w:p w14:paraId="1239A77E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Mechanikas gali peržiūrėti savo dirbto darbo statistiką.</w:t>
            </w:r>
          </w:p>
        </w:tc>
      </w:tr>
      <w:tr w:rsidR="00D4732A" w:rsidRPr="00C730AC" w14:paraId="055404F7" w14:textId="77777777" w:rsidTr="00D4732A">
        <w:trPr>
          <w:jc w:val="center"/>
        </w:trPr>
        <w:tc>
          <w:tcPr>
            <w:tcW w:w="3617" w:type="dxa"/>
            <w:gridSpan w:val="2"/>
          </w:tcPr>
          <w:p w14:paraId="1EAFA3C0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5329CAC0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Mechanikas yra prisijungęs, patvirtintas ir darbo puslapyje</w:t>
            </w:r>
          </w:p>
        </w:tc>
      </w:tr>
      <w:tr w:rsidR="00D4732A" w:rsidRPr="00C730AC" w14:paraId="09EE54AE" w14:textId="77777777" w:rsidTr="00D4732A">
        <w:trPr>
          <w:jc w:val="center"/>
        </w:trPr>
        <w:tc>
          <w:tcPr>
            <w:tcW w:w="3617" w:type="dxa"/>
            <w:gridSpan w:val="2"/>
          </w:tcPr>
          <w:p w14:paraId="034F29B6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0EFFE484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Mechanikas</w:t>
            </w:r>
          </w:p>
        </w:tc>
      </w:tr>
      <w:tr w:rsidR="00D4732A" w:rsidRPr="00C730AC" w14:paraId="57177B95" w14:textId="77777777" w:rsidTr="00D4732A">
        <w:trPr>
          <w:jc w:val="center"/>
        </w:trPr>
        <w:tc>
          <w:tcPr>
            <w:tcW w:w="1491" w:type="dxa"/>
            <w:vMerge w:val="restart"/>
          </w:tcPr>
          <w:p w14:paraId="17334E96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265A8CE3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7ADBA35F" w14:textId="77777777" w:rsidR="00D4732A" w:rsidRDefault="00D4732A" w:rsidP="00D4732A"/>
        </w:tc>
      </w:tr>
      <w:tr w:rsidR="00D4732A" w:rsidRPr="00C730AC" w14:paraId="5C60BDD8" w14:textId="77777777" w:rsidTr="00D4732A">
        <w:trPr>
          <w:jc w:val="center"/>
        </w:trPr>
        <w:tc>
          <w:tcPr>
            <w:tcW w:w="1491" w:type="dxa"/>
            <w:vMerge/>
          </w:tcPr>
          <w:p w14:paraId="3AECD793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B16F114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2A2B5B77" w14:textId="77777777" w:rsidR="00D4732A" w:rsidRDefault="00D4732A" w:rsidP="00D4732A"/>
        </w:tc>
      </w:tr>
      <w:tr w:rsidR="00D4732A" w:rsidRPr="00C730AC" w14:paraId="5F263349" w14:textId="77777777" w:rsidTr="00D4732A">
        <w:trPr>
          <w:jc w:val="center"/>
        </w:trPr>
        <w:tc>
          <w:tcPr>
            <w:tcW w:w="1491" w:type="dxa"/>
            <w:vMerge/>
          </w:tcPr>
          <w:p w14:paraId="065FEA9A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8B7D556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2F801158" w14:textId="77777777" w:rsidR="00D4732A" w:rsidRDefault="00D4732A" w:rsidP="00D4732A"/>
        </w:tc>
      </w:tr>
      <w:tr w:rsidR="00D4732A" w:rsidRPr="00C730AC" w14:paraId="52584C1D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5AF3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F78A" w14:textId="77777777" w:rsidR="00D4732A" w:rsidRPr="00C730AC" w:rsidRDefault="00D4732A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Mechaniko statistika peržiūrėta</w:t>
            </w:r>
          </w:p>
        </w:tc>
      </w:tr>
    </w:tbl>
    <w:p w14:paraId="74F1BD93" w14:textId="133C269C" w:rsidR="00D4732A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25</w:t>
        </w:r>
      </w:fldSimple>
    </w:p>
    <w:p w14:paraId="743FA665" w14:textId="77777777" w:rsidR="00D4732A" w:rsidRDefault="00D4732A" w:rsidP="00D4732A">
      <w:pPr>
        <w:keepNext/>
      </w:pPr>
      <w:r>
        <w:rPr>
          <w:noProof/>
        </w:rPr>
        <w:lastRenderedPageBreak/>
        <w:drawing>
          <wp:inline distT="0" distB="0" distL="0" distR="0" wp14:anchorId="2C5136F5" wp14:editId="23FFC5D3">
            <wp:extent cx="4171950" cy="4152455"/>
            <wp:effectExtent l="0" t="0" r="0" b="635"/>
            <wp:docPr id="25" name="Picture -1738183666.png" descr="-1738183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-1738183666.png"/>
                    <pic:cNvPicPr/>
                  </pic:nvPicPr>
                  <pic:blipFill rotWithShape="1">
                    <a:blip r:embed="rId40" cstate="print"/>
                    <a:srcRect l="2339" t="5290" r="64286" b="51369"/>
                    <a:stretch/>
                  </pic:blipFill>
                  <pic:spPr bwMode="auto">
                    <a:xfrm>
                      <a:off x="0" y="0"/>
                      <a:ext cx="4189379" cy="416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3672" w14:textId="64A34726" w:rsidR="00D4732A" w:rsidRDefault="00D4732A" w:rsidP="00D4732A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33</w:t>
        </w:r>
      </w:fldSimple>
      <w:r>
        <w:t xml:space="preserve"> </w:t>
      </w:r>
      <w:r w:rsidRPr="00D4732A">
        <w:t>Panaudojimo atvejo “Peržiūrėti darbo statistiką”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D4732A" w:rsidRPr="00C730AC" w14:paraId="6AD7DE60" w14:textId="77777777" w:rsidTr="00D4732A">
        <w:trPr>
          <w:jc w:val="center"/>
        </w:trPr>
        <w:tc>
          <w:tcPr>
            <w:tcW w:w="3617" w:type="dxa"/>
            <w:gridSpan w:val="2"/>
          </w:tcPr>
          <w:p w14:paraId="61D013D2" w14:textId="77777777" w:rsidR="00D4732A" w:rsidRPr="00C730AC" w:rsidRDefault="00D4732A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06953AC8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10 “Valdyti naudotojus”</w:t>
            </w:r>
          </w:p>
        </w:tc>
        <w:tc>
          <w:tcPr>
            <w:tcW w:w="2316" w:type="dxa"/>
          </w:tcPr>
          <w:p w14:paraId="25FCB5D1" w14:textId="77777777" w:rsidR="00D4732A" w:rsidRPr="00C730AC" w:rsidRDefault="00D4732A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Eligijus Kiudys</w:t>
            </w:r>
          </w:p>
        </w:tc>
      </w:tr>
      <w:tr w:rsidR="00D4732A" w:rsidRPr="00C730AC" w14:paraId="79B3944F" w14:textId="77777777" w:rsidTr="00D4732A">
        <w:trPr>
          <w:jc w:val="center"/>
        </w:trPr>
        <w:tc>
          <w:tcPr>
            <w:tcW w:w="9760" w:type="dxa"/>
            <w:gridSpan w:val="4"/>
          </w:tcPr>
          <w:p w14:paraId="767B05B4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6896BBE8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Leisti administratoriui ištrinti arba redaguoti naudotojus</w:t>
            </w:r>
          </w:p>
        </w:tc>
      </w:tr>
      <w:tr w:rsidR="00D4732A" w:rsidRPr="00C730AC" w14:paraId="3286F2DE" w14:textId="77777777" w:rsidTr="00D4732A">
        <w:trPr>
          <w:jc w:val="center"/>
        </w:trPr>
        <w:tc>
          <w:tcPr>
            <w:tcW w:w="9760" w:type="dxa"/>
            <w:gridSpan w:val="4"/>
          </w:tcPr>
          <w:p w14:paraId="794DA384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Naudotojų valdymas suteikia administratoriui naudotojų valdymą: redagavimą bei šalinimą.</w:t>
            </w:r>
          </w:p>
        </w:tc>
      </w:tr>
      <w:tr w:rsidR="00D4732A" w:rsidRPr="00C730AC" w14:paraId="4982802B" w14:textId="77777777" w:rsidTr="00D4732A">
        <w:trPr>
          <w:jc w:val="center"/>
        </w:trPr>
        <w:tc>
          <w:tcPr>
            <w:tcW w:w="3617" w:type="dxa"/>
            <w:gridSpan w:val="2"/>
          </w:tcPr>
          <w:p w14:paraId="7E20087C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2DF27515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 yra prisijungęs ir yra administravimo puslapyje</w:t>
            </w:r>
          </w:p>
        </w:tc>
      </w:tr>
      <w:tr w:rsidR="00D4732A" w:rsidRPr="00C730AC" w14:paraId="2FCE3D22" w14:textId="77777777" w:rsidTr="00D4732A">
        <w:trPr>
          <w:jc w:val="center"/>
        </w:trPr>
        <w:tc>
          <w:tcPr>
            <w:tcW w:w="3617" w:type="dxa"/>
            <w:gridSpan w:val="2"/>
          </w:tcPr>
          <w:p w14:paraId="2E7BCDC9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5E925B87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</w:t>
            </w:r>
          </w:p>
        </w:tc>
      </w:tr>
      <w:tr w:rsidR="00D4732A" w:rsidRPr="00C730AC" w14:paraId="6F0B0B8E" w14:textId="77777777" w:rsidTr="00D4732A">
        <w:trPr>
          <w:jc w:val="center"/>
        </w:trPr>
        <w:tc>
          <w:tcPr>
            <w:tcW w:w="1491" w:type="dxa"/>
            <w:vMerge w:val="restart"/>
          </w:tcPr>
          <w:p w14:paraId="160C1B32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697BF878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53F81358" w14:textId="77777777" w:rsidR="00D4732A" w:rsidRDefault="00D4732A" w:rsidP="00D4732A"/>
        </w:tc>
      </w:tr>
      <w:tr w:rsidR="00D4732A" w:rsidRPr="00C730AC" w14:paraId="4518F151" w14:textId="77777777" w:rsidTr="00D4732A">
        <w:trPr>
          <w:jc w:val="center"/>
        </w:trPr>
        <w:tc>
          <w:tcPr>
            <w:tcW w:w="1491" w:type="dxa"/>
            <w:vMerge/>
          </w:tcPr>
          <w:p w14:paraId="15C738B4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16D71D72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55915FE7" w14:textId="77777777" w:rsidR="00D4732A" w:rsidRDefault="00D4732A" w:rsidP="00D4732A"/>
        </w:tc>
      </w:tr>
      <w:tr w:rsidR="00D4732A" w:rsidRPr="00C730AC" w14:paraId="3CB31496" w14:textId="77777777" w:rsidTr="00D4732A">
        <w:trPr>
          <w:jc w:val="center"/>
        </w:trPr>
        <w:tc>
          <w:tcPr>
            <w:tcW w:w="1491" w:type="dxa"/>
            <w:vMerge/>
          </w:tcPr>
          <w:p w14:paraId="68EE8671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1A88AF9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59E837D7" w14:textId="77777777" w:rsidR="00D4732A" w:rsidRDefault="00D4732A" w:rsidP="00D4732A"/>
        </w:tc>
      </w:tr>
      <w:tr w:rsidR="00D4732A" w:rsidRPr="00C730AC" w14:paraId="3BA78102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9A465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491BC" w14:textId="77777777" w:rsidR="00D4732A" w:rsidRPr="00C730AC" w:rsidRDefault="00D4732A" w:rsidP="00D4732A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Ištrinti naudotojai arba redaguoti naudotojai yra atnaujinti</w:t>
            </w:r>
          </w:p>
        </w:tc>
      </w:tr>
    </w:tbl>
    <w:p w14:paraId="74404577" w14:textId="35D9EF81" w:rsidR="00D4732A" w:rsidRDefault="00D4732A" w:rsidP="00D4732A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26</w:t>
        </w:r>
      </w:fldSimple>
    </w:p>
    <w:p w14:paraId="717C25DC" w14:textId="77777777" w:rsidR="00D4732A" w:rsidRDefault="00D4732A" w:rsidP="00D4732A">
      <w:pPr>
        <w:keepNext/>
      </w:pPr>
      <w:r>
        <w:rPr>
          <w:noProof/>
        </w:rPr>
        <w:lastRenderedPageBreak/>
        <w:drawing>
          <wp:inline distT="0" distB="0" distL="0" distR="0" wp14:anchorId="50EF7F4C" wp14:editId="751140BC">
            <wp:extent cx="5082025" cy="5410200"/>
            <wp:effectExtent l="0" t="0" r="4445" b="0"/>
            <wp:docPr id="29" name="Picture 690673236.png" descr="690673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0673236.png"/>
                    <pic:cNvPicPr/>
                  </pic:nvPicPr>
                  <pic:blipFill rotWithShape="1">
                    <a:blip r:embed="rId41" cstate="print"/>
                    <a:srcRect l="4213" t="5202" r="11223" b="996"/>
                    <a:stretch/>
                  </pic:blipFill>
                  <pic:spPr bwMode="auto">
                    <a:xfrm>
                      <a:off x="0" y="0"/>
                      <a:ext cx="5095140" cy="542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79A6B" w14:textId="3A1C58EF" w:rsidR="00D4732A" w:rsidRDefault="00D4732A" w:rsidP="00D4732A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34</w:t>
        </w:r>
      </w:fldSimple>
      <w:r>
        <w:t xml:space="preserve"> </w:t>
      </w:r>
      <w:r w:rsidRPr="00D4732A">
        <w:t>Panaudojimo atvejo “Valdyti naudotojus”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D4732A" w:rsidRPr="00C730AC" w14:paraId="2323CD3B" w14:textId="77777777" w:rsidTr="00D4732A">
        <w:trPr>
          <w:jc w:val="center"/>
        </w:trPr>
        <w:tc>
          <w:tcPr>
            <w:tcW w:w="3617" w:type="dxa"/>
            <w:gridSpan w:val="2"/>
          </w:tcPr>
          <w:p w14:paraId="782AF6E3" w14:textId="77777777" w:rsidR="00D4732A" w:rsidRPr="00C730AC" w:rsidRDefault="00D4732A" w:rsidP="00D4732A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234E5568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20 “Patvirtinti naujas detales”</w:t>
            </w:r>
          </w:p>
        </w:tc>
        <w:tc>
          <w:tcPr>
            <w:tcW w:w="2316" w:type="dxa"/>
          </w:tcPr>
          <w:p w14:paraId="0F2F42D6" w14:textId="77777777" w:rsidR="00D4732A" w:rsidRPr="00C730AC" w:rsidRDefault="00D4732A" w:rsidP="00D4732A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Eligijus Kiudys</w:t>
            </w:r>
          </w:p>
        </w:tc>
      </w:tr>
      <w:tr w:rsidR="00D4732A" w:rsidRPr="00C730AC" w14:paraId="172A4D9D" w14:textId="77777777" w:rsidTr="00D4732A">
        <w:trPr>
          <w:jc w:val="center"/>
        </w:trPr>
        <w:tc>
          <w:tcPr>
            <w:tcW w:w="9760" w:type="dxa"/>
            <w:gridSpan w:val="4"/>
          </w:tcPr>
          <w:p w14:paraId="2F8520D5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21496166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galimybę administratoriui patvirtinti prekes</w:t>
            </w:r>
          </w:p>
        </w:tc>
      </w:tr>
      <w:tr w:rsidR="00D4732A" w:rsidRPr="00C730AC" w14:paraId="38A3FB5B" w14:textId="77777777" w:rsidTr="00D4732A">
        <w:trPr>
          <w:jc w:val="center"/>
        </w:trPr>
        <w:tc>
          <w:tcPr>
            <w:tcW w:w="9760" w:type="dxa"/>
            <w:gridSpan w:val="4"/>
          </w:tcPr>
          <w:p w14:paraId="4CF0456B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Naujų detalių patvirtinimas suteikia administratoriui galimybę patvirtinti pasirinktą nepatvirtintą prekę.</w:t>
            </w:r>
          </w:p>
        </w:tc>
      </w:tr>
      <w:tr w:rsidR="00D4732A" w:rsidRPr="00C730AC" w14:paraId="3F3122D6" w14:textId="77777777" w:rsidTr="00D4732A">
        <w:trPr>
          <w:jc w:val="center"/>
        </w:trPr>
        <w:tc>
          <w:tcPr>
            <w:tcW w:w="3617" w:type="dxa"/>
            <w:gridSpan w:val="2"/>
          </w:tcPr>
          <w:p w14:paraId="05EE919A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2C54759F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 yra prisijungęs ir yra administravimo puslapyje</w:t>
            </w:r>
          </w:p>
        </w:tc>
      </w:tr>
      <w:tr w:rsidR="00D4732A" w:rsidRPr="00C730AC" w14:paraId="19AC44C7" w14:textId="77777777" w:rsidTr="00D4732A">
        <w:trPr>
          <w:jc w:val="center"/>
        </w:trPr>
        <w:tc>
          <w:tcPr>
            <w:tcW w:w="3617" w:type="dxa"/>
            <w:gridSpan w:val="2"/>
          </w:tcPr>
          <w:p w14:paraId="5B124FEC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6890E4F4" w14:textId="77777777" w:rsidR="00D4732A" w:rsidRPr="00C730AC" w:rsidRDefault="00D4732A" w:rsidP="00D4732A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</w:t>
            </w:r>
          </w:p>
        </w:tc>
      </w:tr>
      <w:tr w:rsidR="00D4732A" w:rsidRPr="00C730AC" w14:paraId="24BD8494" w14:textId="77777777" w:rsidTr="00D4732A">
        <w:trPr>
          <w:jc w:val="center"/>
        </w:trPr>
        <w:tc>
          <w:tcPr>
            <w:tcW w:w="1491" w:type="dxa"/>
            <w:vMerge w:val="restart"/>
          </w:tcPr>
          <w:p w14:paraId="00D73B7F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5C122943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3FC5DD09" w14:textId="77777777" w:rsidR="00D4732A" w:rsidRDefault="00D4732A" w:rsidP="00D4732A"/>
        </w:tc>
      </w:tr>
      <w:tr w:rsidR="00D4732A" w:rsidRPr="00C730AC" w14:paraId="7A74F640" w14:textId="77777777" w:rsidTr="00D4732A">
        <w:trPr>
          <w:jc w:val="center"/>
        </w:trPr>
        <w:tc>
          <w:tcPr>
            <w:tcW w:w="1491" w:type="dxa"/>
            <w:vMerge/>
          </w:tcPr>
          <w:p w14:paraId="1593E13C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65346880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2699EF10" w14:textId="77777777" w:rsidR="00D4732A" w:rsidRDefault="00D4732A" w:rsidP="00D4732A"/>
        </w:tc>
      </w:tr>
      <w:tr w:rsidR="00D4732A" w:rsidRPr="00C730AC" w14:paraId="22F42AF4" w14:textId="77777777" w:rsidTr="00D4732A">
        <w:trPr>
          <w:jc w:val="center"/>
        </w:trPr>
        <w:tc>
          <w:tcPr>
            <w:tcW w:w="1491" w:type="dxa"/>
            <w:vMerge/>
          </w:tcPr>
          <w:p w14:paraId="7417F35A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55DFB882" w14:textId="77777777" w:rsidR="00D4732A" w:rsidRPr="00C730AC" w:rsidRDefault="00D4732A" w:rsidP="00D4732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02B633F7" w14:textId="77777777" w:rsidR="00D4732A" w:rsidRDefault="00D4732A" w:rsidP="00D4732A"/>
        </w:tc>
      </w:tr>
      <w:tr w:rsidR="00D4732A" w:rsidRPr="00C730AC" w14:paraId="4B10CED2" w14:textId="77777777" w:rsidTr="00D4732A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8A2B" w14:textId="77777777" w:rsidR="00D4732A" w:rsidRPr="00C730AC" w:rsidRDefault="00D4732A" w:rsidP="00D4732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14E97" w14:textId="77777777" w:rsidR="00D4732A" w:rsidRPr="00C730AC" w:rsidRDefault="00D4732A" w:rsidP="002E6980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Patvirtintos nauosi prekės</w:t>
            </w:r>
          </w:p>
        </w:tc>
      </w:tr>
    </w:tbl>
    <w:p w14:paraId="11E5D73E" w14:textId="736F93E9" w:rsidR="00D4732A" w:rsidRDefault="002E6980" w:rsidP="002E6980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27</w:t>
        </w:r>
      </w:fldSimple>
    </w:p>
    <w:p w14:paraId="3A3A76FF" w14:textId="77777777" w:rsidR="002E6980" w:rsidRDefault="002E6980" w:rsidP="002E6980">
      <w:pPr>
        <w:keepNext/>
      </w:pPr>
      <w:r>
        <w:rPr>
          <w:noProof/>
        </w:rPr>
        <w:lastRenderedPageBreak/>
        <w:drawing>
          <wp:inline distT="0" distB="0" distL="0" distR="0" wp14:anchorId="577ECEF7" wp14:editId="1C367020">
            <wp:extent cx="4638675" cy="4566179"/>
            <wp:effectExtent l="0" t="0" r="0" b="6350"/>
            <wp:docPr id="31" name="Picture 321399715.png" descr="321399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21399715.png"/>
                    <pic:cNvPicPr/>
                  </pic:nvPicPr>
                  <pic:blipFill rotWithShape="1">
                    <a:blip r:embed="rId42" cstate="print"/>
                    <a:srcRect l="2341" t="4478" r="61618" b="49235"/>
                    <a:stretch/>
                  </pic:blipFill>
                  <pic:spPr bwMode="auto">
                    <a:xfrm>
                      <a:off x="0" y="0"/>
                      <a:ext cx="4645406" cy="457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C3E46" w14:textId="26AE1D62" w:rsidR="002E6980" w:rsidRDefault="002E6980" w:rsidP="002E6980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35</w:t>
        </w:r>
      </w:fldSimple>
      <w:r>
        <w:t xml:space="preserve"> </w:t>
      </w:r>
      <w:r w:rsidRPr="002E6980">
        <w:t>Panaudojimo atvejo “Patvirtinti naujas detales”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2E6980" w:rsidRPr="00C730AC" w14:paraId="7B5A9311" w14:textId="77777777" w:rsidTr="009D1D58">
        <w:trPr>
          <w:jc w:val="center"/>
        </w:trPr>
        <w:tc>
          <w:tcPr>
            <w:tcW w:w="3617" w:type="dxa"/>
            <w:gridSpan w:val="2"/>
          </w:tcPr>
          <w:p w14:paraId="0C21039B" w14:textId="77777777" w:rsidR="002E6980" w:rsidRPr="00C730AC" w:rsidRDefault="002E6980" w:rsidP="009D1D58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6994102C" w14:textId="77777777" w:rsidR="002E6980" w:rsidRPr="00C730AC" w:rsidRDefault="002E6980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23 “Patvirtinti naujus naudotojus”</w:t>
            </w:r>
          </w:p>
        </w:tc>
        <w:tc>
          <w:tcPr>
            <w:tcW w:w="2316" w:type="dxa"/>
          </w:tcPr>
          <w:p w14:paraId="703D5108" w14:textId="77777777" w:rsidR="002E6980" w:rsidRPr="00C730AC" w:rsidRDefault="002E6980" w:rsidP="009D1D58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Eligijus Kiudys</w:t>
            </w:r>
          </w:p>
        </w:tc>
      </w:tr>
      <w:tr w:rsidR="002E6980" w:rsidRPr="00C730AC" w14:paraId="038702A2" w14:textId="77777777" w:rsidTr="009D1D58">
        <w:trPr>
          <w:jc w:val="center"/>
        </w:trPr>
        <w:tc>
          <w:tcPr>
            <w:tcW w:w="9760" w:type="dxa"/>
            <w:gridSpan w:val="4"/>
          </w:tcPr>
          <w:p w14:paraId="5CC8FA6B" w14:textId="77777777" w:rsidR="002E6980" w:rsidRPr="00C730AC" w:rsidRDefault="002E6980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253BD5D5" w14:textId="77777777" w:rsidR="002E6980" w:rsidRPr="00C730AC" w:rsidRDefault="002E6980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administratoriui galimybę patvirtinti naujus naudotojus</w:t>
            </w:r>
          </w:p>
        </w:tc>
      </w:tr>
      <w:tr w:rsidR="002E6980" w:rsidRPr="00C730AC" w14:paraId="614A6CC7" w14:textId="77777777" w:rsidTr="009D1D58">
        <w:trPr>
          <w:jc w:val="center"/>
        </w:trPr>
        <w:tc>
          <w:tcPr>
            <w:tcW w:w="9760" w:type="dxa"/>
            <w:gridSpan w:val="4"/>
          </w:tcPr>
          <w:p w14:paraId="6D7CA171" w14:textId="77777777" w:rsidR="002E6980" w:rsidRPr="00C730AC" w:rsidRDefault="002E6980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Adminiatratoriui suteikiama galimybė aktyvuoti pasirinktą naudotoją.</w:t>
            </w:r>
          </w:p>
        </w:tc>
      </w:tr>
      <w:tr w:rsidR="002E6980" w:rsidRPr="00C730AC" w14:paraId="1A6A2639" w14:textId="77777777" w:rsidTr="009D1D58">
        <w:trPr>
          <w:jc w:val="center"/>
        </w:trPr>
        <w:tc>
          <w:tcPr>
            <w:tcW w:w="3617" w:type="dxa"/>
            <w:gridSpan w:val="2"/>
          </w:tcPr>
          <w:p w14:paraId="7F3BEA87" w14:textId="77777777" w:rsidR="002E6980" w:rsidRPr="00C730AC" w:rsidRDefault="002E6980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38A12DE3" w14:textId="77777777" w:rsidR="002E6980" w:rsidRPr="00C730AC" w:rsidRDefault="002E6980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 yra prisijungęs ir yra administravimo puslapyje</w:t>
            </w:r>
          </w:p>
        </w:tc>
      </w:tr>
      <w:tr w:rsidR="002E6980" w:rsidRPr="00C730AC" w14:paraId="22C7D1F8" w14:textId="77777777" w:rsidTr="009D1D58">
        <w:trPr>
          <w:jc w:val="center"/>
        </w:trPr>
        <w:tc>
          <w:tcPr>
            <w:tcW w:w="3617" w:type="dxa"/>
            <w:gridSpan w:val="2"/>
          </w:tcPr>
          <w:p w14:paraId="75491A7E" w14:textId="77777777" w:rsidR="002E6980" w:rsidRPr="00C730AC" w:rsidRDefault="002E6980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108A400C" w14:textId="77777777" w:rsidR="002E6980" w:rsidRPr="00C730AC" w:rsidRDefault="002E6980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</w:t>
            </w:r>
          </w:p>
        </w:tc>
      </w:tr>
      <w:tr w:rsidR="002E6980" w:rsidRPr="00C730AC" w14:paraId="1D629DB5" w14:textId="77777777" w:rsidTr="009D1D58">
        <w:trPr>
          <w:jc w:val="center"/>
        </w:trPr>
        <w:tc>
          <w:tcPr>
            <w:tcW w:w="1491" w:type="dxa"/>
            <w:vMerge w:val="restart"/>
          </w:tcPr>
          <w:p w14:paraId="66CEE71D" w14:textId="77777777" w:rsidR="002E6980" w:rsidRPr="00C730AC" w:rsidRDefault="002E6980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2A854370" w14:textId="77777777" w:rsidR="002E6980" w:rsidRPr="00C730AC" w:rsidRDefault="002E6980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5578FBD9" w14:textId="77777777" w:rsidR="002E6980" w:rsidRDefault="002E6980" w:rsidP="009D1D58"/>
        </w:tc>
      </w:tr>
      <w:tr w:rsidR="002E6980" w:rsidRPr="00C730AC" w14:paraId="7AC114F4" w14:textId="77777777" w:rsidTr="009D1D58">
        <w:trPr>
          <w:jc w:val="center"/>
        </w:trPr>
        <w:tc>
          <w:tcPr>
            <w:tcW w:w="1491" w:type="dxa"/>
            <w:vMerge/>
          </w:tcPr>
          <w:p w14:paraId="6B48F57A" w14:textId="77777777" w:rsidR="002E6980" w:rsidRPr="00C730AC" w:rsidRDefault="002E6980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68FE4985" w14:textId="77777777" w:rsidR="002E6980" w:rsidRPr="00C730AC" w:rsidRDefault="002E6980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7E576B6C" w14:textId="77777777" w:rsidR="002E6980" w:rsidRDefault="002E6980" w:rsidP="009D1D58"/>
        </w:tc>
      </w:tr>
      <w:tr w:rsidR="002E6980" w:rsidRPr="00C730AC" w14:paraId="40486389" w14:textId="77777777" w:rsidTr="009D1D58">
        <w:trPr>
          <w:jc w:val="center"/>
        </w:trPr>
        <w:tc>
          <w:tcPr>
            <w:tcW w:w="1491" w:type="dxa"/>
            <w:vMerge/>
          </w:tcPr>
          <w:p w14:paraId="5C4DC542" w14:textId="77777777" w:rsidR="002E6980" w:rsidRPr="00C730AC" w:rsidRDefault="002E6980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E954F1E" w14:textId="77777777" w:rsidR="002E6980" w:rsidRPr="00C730AC" w:rsidRDefault="002E6980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3108F915" w14:textId="77777777" w:rsidR="002E6980" w:rsidRDefault="002E6980" w:rsidP="009D1D58"/>
        </w:tc>
      </w:tr>
      <w:tr w:rsidR="002E6980" w:rsidRPr="00C730AC" w14:paraId="681E741E" w14:textId="77777777" w:rsidTr="009D1D58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F4E7F" w14:textId="77777777" w:rsidR="002E6980" w:rsidRPr="00C730AC" w:rsidRDefault="002E6980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1BCE" w14:textId="77777777" w:rsidR="002E6980" w:rsidRPr="00C730AC" w:rsidRDefault="002E6980" w:rsidP="002E6980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Patvirtinti nauji naudotojai</w:t>
            </w:r>
          </w:p>
        </w:tc>
      </w:tr>
    </w:tbl>
    <w:p w14:paraId="345AB372" w14:textId="18320408" w:rsidR="002E6980" w:rsidRDefault="002E6980" w:rsidP="002E6980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28</w:t>
        </w:r>
      </w:fldSimple>
    </w:p>
    <w:p w14:paraId="1F7B1D9B" w14:textId="77777777" w:rsidR="002E6980" w:rsidRDefault="002E6980" w:rsidP="002E6980">
      <w:pPr>
        <w:keepNext/>
      </w:pPr>
      <w:r>
        <w:rPr>
          <w:noProof/>
        </w:rPr>
        <w:lastRenderedPageBreak/>
        <w:drawing>
          <wp:inline distT="0" distB="0" distL="0" distR="0" wp14:anchorId="69671A10" wp14:editId="51006275">
            <wp:extent cx="3695700" cy="4308890"/>
            <wp:effectExtent l="0" t="0" r="0" b="0"/>
            <wp:docPr id="34" name="Picture -1006454843.png" descr="-1006454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-1006454843.png"/>
                    <pic:cNvPicPr/>
                  </pic:nvPicPr>
                  <pic:blipFill rotWithShape="1">
                    <a:blip r:embed="rId43" cstate="print"/>
                    <a:srcRect l="2652" t="5496" r="62551" b="41575"/>
                    <a:stretch/>
                  </pic:blipFill>
                  <pic:spPr bwMode="auto">
                    <a:xfrm>
                      <a:off x="0" y="0"/>
                      <a:ext cx="3704546" cy="431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ADCB" w14:textId="2A04E32A" w:rsidR="002E6980" w:rsidRDefault="002E6980" w:rsidP="002E6980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36</w:t>
        </w:r>
      </w:fldSimple>
      <w:r>
        <w:t xml:space="preserve"> </w:t>
      </w:r>
      <w:r w:rsidRPr="002E6980">
        <w:t>Panaudojimo atvejo “Patvirtinti naujus naudotojus”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68314F" w:rsidRPr="00C730AC" w14:paraId="5FA1E63A" w14:textId="77777777" w:rsidTr="009D1D58">
        <w:trPr>
          <w:jc w:val="center"/>
        </w:trPr>
        <w:tc>
          <w:tcPr>
            <w:tcW w:w="3617" w:type="dxa"/>
            <w:gridSpan w:val="2"/>
          </w:tcPr>
          <w:p w14:paraId="1602C60B" w14:textId="77777777" w:rsidR="0068314F" w:rsidRPr="00C730AC" w:rsidRDefault="0068314F" w:rsidP="009D1D58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03745650" w14:textId="77777777" w:rsidR="0068314F" w:rsidRPr="00C730AC" w:rsidRDefault="0068314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28 “Valdyti terminuotų akcijų kuponus”</w:t>
            </w:r>
          </w:p>
        </w:tc>
        <w:tc>
          <w:tcPr>
            <w:tcW w:w="2316" w:type="dxa"/>
          </w:tcPr>
          <w:p w14:paraId="211FE506" w14:textId="77777777" w:rsidR="0068314F" w:rsidRPr="00C730AC" w:rsidRDefault="0068314F" w:rsidP="009D1D58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Eligijus Kiudys</w:t>
            </w:r>
          </w:p>
        </w:tc>
      </w:tr>
      <w:tr w:rsidR="0068314F" w:rsidRPr="00C730AC" w14:paraId="40D4BB80" w14:textId="77777777" w:rsidTr="009D1D58">
        <w:trPr>
          <w:jc w:val="center"/>
        </w:trPr>
        <w:tc>
          <w:tcPr>
            <w:tcW w:w="9760" w:type="dxa"/>
            <w:gridSpan w:val="4"/>
          </w:tcPr>
          <w:p w14:paraId="610A311C" w14:textId="77777777" w:rsidR="0068314F" w:rsidRPr="00C730AC" w:rsidRDefault="0068314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5F0AEA8B" w14:textId="77777777" w:rsidR="0068314F" w:rsidRPr="00C730AC" w:rsidRDefault="0068314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Suteikti administratoriui galimybę redaguoti, ištrinti ir sukurtii treminuotų akcijų kuponus</w:t>
            </w:r>
          </w:p>
        </w:tc>
      </w:tr>
      <w:tr w:rsidR="0068314F" w:rsidRPr="00C730AC" w14:paraId="3028201B" w14:textId="77777777" w:rsidTr="009D1D58">
        <w:trPr>
          <w:jc w:val="center"/>
        </w:trPr>
        <w:tc>
          <w:tcPr>
            <w:tcW w:w="9760" w:type="dxa"/>
            <w:gridSpan w:val="4"/>
          </w:tcPr>
          <w:p w14:paraId="3C29F1A5" w14:textId="77777777" w:rsidR="0068314F" w:rsidRPr="00C730AC" w:rsidRDefault="0068314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Terminuotų akcijų kuponų valdymas suteikia administratoriui terminuotų ackcijų kuponų valdymą: redagavimą, šalinimą bei pridėjimą.</w:t>
            </w:r>
          </w:p>
        </w:tc>
      </w:tr>
      <w:tr w:rsidR="0068314F" w:rsidRPr="00C730AC" w14:paraId="67BB4DAE" w14:textId="77777777" w:rsidTr="009D1D58">
        <w:trPr>
          <w:jc w:val="center"/>
        </w:trPr>
        <w:tc>
          <w:tcPr>
            <w:tcW w:w="3617" w:type="dxa"/>
            <w:gridSpan w:val="2"/>
          </w:tcPr>
          <w:p w14:paraId="0E648B7F" w14:textId="77777777" w:rsidR="0068314F" w:rsidRPr="00C730AC" w:rsidRDefault="0068314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424838E4" w14:textId="77777777" w:rsidR="0068314F" w:rsidRPr="00C730AC" w:rsidRDefault="0068314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 yra prisijungęs ir yra administravimo puslapyje</w:t>
            </w:r>
          </w:p>
        </w:tc>
      </w:tr>
      <w:tr w:rsidR="0068314F" w:rsidRPr="00C730AC" w14:paraId="0E8DFA64" w14:textId="77777777" w:rsidTr="009D1D58">
        <w:trPr>
          <w:jc w:val="center"/>
        </w:trPr>
        <w:tc>
          <w:tcPr>
            <w:tcW w:w="3617" w:type="dxa"/>
            <w:gridSpan w:val="2"/>
          </w:tcPr>
          <w:p w14:paraId="179FF7A9" w14:textId="77777777" w:rsidR="0068314F" w:rsidRPr="00C730AC" w:rsidRDefault="0068314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6EECD400" w14:textId="77777777" w:rsidR="0068314F" w:rsidRPr="00C730AC" w:rsidRDefault="0068314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</w:t>
            </w:r>
          </w:p>
        </w:tc>
      </w:tr>
      <w:tr w:rsidR="0068314F" w:rsidRPr="00C730AC" w14:paraId="422E338E" w14:textId="77777777" w:rsidTr="009D1D58">
        <w:trPr>
          <w:jc w:val="center"/>
        </w:trPr>
        <w:tc>
          <w:tcPr>
            <w:tcW w:w="1491" w:type="dxa"/>
            <w:vMerge w:val="restart"/>
          </w:tcPr>
          <w:p w14:paraId="77CB8180" w14:textId="77777777" w:rsidR="0068314F" w:rsidRPr="00C730AC" w:rsidRDefault="0068314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55340E06" w14:textId="77777777" w:rsidR="0068314F" w:rsidRPr="00C730AC" w:rsidRDefault="0068314F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490AE634" w14:textId="77777777" w:rsidR="0068314F" w:rsidRDefault="0068314F" w:rsidP="009D1D58"/>
        </w:tc>
      </w:tr>
      <w:tr w:rsidR="0068314F" w:rsidRPr="00C730AC" w14:paraId="443E42ED" w14:textId="77777777" w:rsidTr="009D1D58">
        <w:trPr>
          <w:jc w:val="center"/>
        </w:trPr>
        <w:tc>
          <w:tcPr>
            <w:tcW w:w="1491" w:type="dxa"/>
            <w:vMerge/>
          </w:tcPr>
          <w:p w14:paraId="017CA030" w14:textId="77777777" w:rsidR="0068314F" w:rsidRPr="00C730AC" w:rsidRDefault="0068314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519FD7F" w14:textId="77777777" w:rsidR="0068314F" w:rsidRPr="00C730AC" w:rsidRDefault="0068314F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711EC37B" w14:textId="77777777" w:rsidR="0068314F" w:rsidRDefault="0068314F" w:rsidP="009D1D58"/>
        </w:tc>
      </w:tr>
      <w:tr w:rsidR="0068314F" w:rsidRPr="00C730AC" w14:paraId="16FE9F20" w14:textId="77777777" w:rsidTr="009D1D58">
        <w:trPr>
          <w:jc w:val="center"/>
        </w:trPr>
        <w:tc>
          <w:tcPr>
            <w:tcW w:w="1491" w:type="dxa"/>
            <w:vMerge/>
          </w:tcPr>
          <w:p w14:paraId="239A5C49" w14:textId="77777777" w:rsidR="0068314F" w:rsidRPr="00C730AC" w:rsidRDefault="0068314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73D31C5B" w14:textId="77777777" w:rsidR="0068314F" w:rsidRPr="00C730AC" w:rsidRDefault="0068314F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04F3C5F9" w14:textId="77777777" w:rsidR="0068314F" w:rsidRDefault="0068314F" w:rsidP="009D1D58"/>
        </w:tc>
      </w:tr>
      <w:tr w:rsidR="0068314F" w:rsidRPr="00C730AC" w14:paraId="630877D8" w14:textId="77777777" w:rsidTr="009D1D58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B54E8" w14:textId="77777777" w:rsidR="0068314F" w:rsidRPr="00C730AC" w:rsidRDefault="0068314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530A8" w14:textId="77777777" w:rsidR="0068314F" w:rsidRPr="00C730AC" w:rsidRDefault="0068314F" w:rsidP="0068314F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Sukurti, ištrinti ir redaguoti terminuotu akcijų kuponai yra atnaujinti</w:t>
            </w:r>
          </w:p>
        </w:tc>
      </w:tr>
    </w:tbl>
    <w:p w14:paraId="2E754AFE" w14:textId="02921D83" w:rsidR="002E6980" w:rsidRDefault="0068314F" w:rsidP="0068314F">
      <w:pPr>
        <w:pStyle w:val="Caption"/>
      </w:pPr>
      <w:r>
        <w:t xml:space="preserve">lentelė </w:t>
      </w:r>
      <w:fldSimple w:instr=" SEQ lentelė \* ARABIC ">
        <w:r w:rsidR="00BC52EF">
          <w:rPr>
            <w:noProof/>
          </w:rPr>
          <w:t>29</w:t>
        </w:r>
      </w:fldSimple>
    </w:p>
    <w:p w14:paraId="7985FA56" w14:textId="77777777" w:rsidR="0068314F" w:rsidRDefault="0068314F" w:rsidP="0068314F">
      <w:pPr>
        <w:keepNext/>
      </w:pPr>
      <w:r>
        <w:rPr>
          <w:noProof/>
        </w:rPr>
        <w:lastRenderedPageBreak/>
        <w:drawing>
          <wp:inline distT="0" distB="0" distL="0" distR="0" wp14:anchorId="2E6BAF5C" wp14:editId="67C8CBE5">
            <wp:extent cx="5670023" cy="5400675"/>
            <wp:effectExtent l="0" t="0" r="6985" b="0"/>
            <wp:docPr id="44" name="Picture -1946160304.png" descr="-1946160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-194616030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11" cy="54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0492" w14:textId="2065F415" w:rsidR="0068314F" w:rsidRDefault="0068314F" w:rsidP="0068314F">
      <w:pPr>
        <w:pStyle w:val="Caption"/>
        <w:jc w:val="center"/>
      </w:pPr>
      <w:r>
        <w:t xml:space="preserve">pav. </w:t>
      </w:r>
      <w:fldSimple w:instr=" SEQ pav. \* ARABIC ">
        <w:r w:rsidR="00BC52EF">
          <w:rPr>
            <w:noProof/>
          </w:rPr>
          <w:t>37</w:t>
        </w:r>
      </w:fldSimple>
      <w:r>
        <w:t xml:space="preserve"> </w:t>
      </w:r>
      <w:r w:rsidRPr="0068314F">
        <w:t>Panaudojimo atvejo “Valdyti terminuotų akcijų kuponus” scenarijus</w:t>
      </w:r>
    </w:p>
    <w:tbl>
      <w:tblPr>
        <w:tblW w:w="9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2126"/>
        <w:gridCol w:w="3827"/>
        <w:gridCol w:w="2316"/>
      </w:tblGrid>
      <w:tr w:rsidR="00BC52EF" w:rsidRPr="00C730AC" w14:paraId="324FDA07" w14:textId="77777777" w:rsidTr="009D1D58">
        <w:trPr>
          <w:jc w:val="center"/>
        </w:trPr>
        <w:tc>
          <w:tcPr>
            <w:tcW w:w="3617" w:type="dxa"/>
            <w:gridSpan w:val="2"/>
          </w:tcPr>
          <w:p w14:paraId="51390FE9" w14:textId="77777777" w:rsidR="00BC52EF" w:rsidRPr="00C730AC" w:rsidRDefault="00BC52EF" w:rsidP="009D1D58">
            <w:pPr>
              <w:rPr>
                <w:rFonts w:ascii="Arial" w:hAnsi="Arial" w:cs="Arial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Panaudojimo atvej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</w:t>
            </w:r>
          </w:p>
        </w:tc>
        <w:tc>
          <w:tcPr>
            <w:tcW w:w="3827" w:type="dxa"/>
          </w:tcPr>
          <w:p w14:paraId="15244F9D" w14:textId="77777777" w:rsidR="00BC52EF" w:rsidRPr="00C730AC" w:rsidRDefault="00BC52E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8 “Valdyti užsakymus”</w:t>
            </w:r>
          </w:p>
        </w:tc>
        <w:tc>
          <w:tcPr>
            <w:tcW w:w="2316" w:type="dxa"/>
          </w:tcPr>
          <w:p w14:paraId="2D0EF814" w14:textId="77777777" w:rsidR="00BC52EF" w:rsidRPr="00C730AC" w:rsidRDefault="00BC52EF" w:rsidP="009D1D58">
            <w:pPr>
              <w:pStyle w:val="HTMLPreformatted"/>
              <w:widowControl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utoSpaceDN/>
              <w:adjustRightInd/>
              <w:jc w:val="right"/>
              <w:rPr>
                <w:rFonts w:ascii="Arial" w:hAnsi="Arial" w:cs="Arial"/>
                <w:lang w:val="lt-LT"/>
              </w:rPr>
            </w:pPr>
            <w:r w:rsidRPr="00C730AC">
              <w:rPr>
                <w:rFonts w:ascii="Arial" w:hAnsi="Arial" w:cs="Arial"/>
                <w:lang w:val="lt-LT"/>
              </w:rPr>
              <w:t>Eligijus Kiudys</w:t>
            </w:r>
          </w:p>
        </w:tc>
      </w:tr>
      <w:tr w:rsidR="00BC52EF" w:rsidRPr="00C730AC" w14:paraId="4B8A8AAD" w14:textId="77777777" w:rsidTr="009D1D58">
        <w:trPr>
          <w:jc w:val="center"/>
        </w:trPr>
        <w:tc>
          <w:tcPr>
            <w:tcW w:w="9760" w:type="dxa"/>
            <w:gridSpan w:val="4"/>
          </w:tcPr>
          <w:p w14:paraId="3C6C1250" w14:textId="77777777" w:rsidR="00BC52EF" w:rsidRPr="00C730AC" w:rsidRDefault="00BC52E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Tikslas. </w:t>
            </w:r>
          </w:p>
          <w:p w14:paraId="190763C0" w14:textId="77777777" w:rsidR="00BC52EF" w:rsidRPr="00C730AC" w:rsidRDefault="00BC52E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Leisti administratoriui ištrinti arba redaguoti užsakymus</w:t>
            </w:r>
          </w:p>
        </w:tc>
      </w:tr>
      <w:tr w:rsidR="00BC52EF" w:rsidRPr="00C730AC" w14:paraId="46BF7FD1" w14:textId="77777777" w:rsidTr="009D1D58">
        <w:trPr>
          <w:jc w:val="center"/>
        </w:trPr>
        <w:tc>
          <w:tcPr>
            <w:tcW w:w="9760" w:type="dxa"/>
            <w:gridSpan w:val="4"/>
          </w:tcPr>
          <w:p w14:paraId="1CF6E518" w14:textId="77777777" w:rsidR="00BC52EF" w:rsidRPr="00C730AC" w:rsidRDefault="00BC52E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 xml:space="preserve">Aprašymas. </w:t>
            </w:r>
            <w:r w:rsidRPr="00C730AC">
              <w:rPr>
                <w:rFonts w:ascii="Arial" w:hAnsi="Arial" w:cs="Arial"/>
                <w:sz w:val="20"/>
                <w:szCs w:val="20"/>
              </w:rPr>
              <w:t>Užsąkymų valdymas suteikia administratoriui tokias galimybes: užsakymų redagavimą bei užsakymų šalinimą.</w:t>
            </w:r>
          </w:p>
        </w:tc>
      </w:tr>
      <w:tr w:rsidR="00BC52EF" w:rsidRPr="00C730AC" w14:paraId="4D5EB4AC" w14:textId="77777777" w:rsidTr="009D1D58">
        <w:trPr>
          <w:jc w:val="center"/>
        </w:trPr>
        <w:tc>
          <w:tcPr>
            <w:tcW w:w="3617" w:type="dxa"/>
            <w:gridSpan w:val="2"/>
          </w:tcPr>
          <w:p w14:paraId="3B97544F" w14:textId="77777777" w:rsidR="00BC52EF" w:rsidRPr="00C730AC" w:rsidRDefault="00BC52E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Prieš sąlyga</w:t>
            </w:r>
          </w:p>
        </w:tc>
        <w:tc>
          <w:tcPr>
            <w:tcW w:w="6143" w:type="dxa"/>
            <w:gridSpan w:val="2"/>
          </w:tcPr>
          <w:p w14:paraId="378A3D4E" w14:textId="77777777" w:rsidR="00BC52EF" w:rsidRPr="00C730AC" w:rsidRDefault="00BC52E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 yra prisijungęs ir yra administravimo puslapyje</w:t>
            </w:r>
          </w:p>
        </w:tc>
      </w:tr>
      <w:tr w:rsidR="00BC52EF" w:rsidRPr="00C730AC" w14:paraId="610F2788" w14:textId="77777777" w:rsidTr="009D1D58">
        <w:trPr>
          <w:jc w:val="center"/>
        </w:trPr>
        <w:tc>
          <w:tcPr>
            <w:tcW w:w="3617" w:type="dxa"/>
            <w:gridSpan w:val="2"/>
          </w:tcPr>
          <w:p w14:paraId="4546146F" w14:textId="77777777" w:rsidR="00BC52EF" w:rsidRPr="00C730AC" w:rsidRDefault="00BC52E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Aktori</w:t>
            </w:r>
            <w:r>
              <w:rPr>
                <w:rFonts w:ascii="Arial" w:hAnsi="Arial" w:cs="Arial"/>
                <w:b/>
                <w:sz w:val="20"/>
                <w:szCs w:val="20"/>
              </w:rPr>
              <w:t>ai</w:t>
            </w:r>
          </w:p>
        </w:tc>
        <w:tc>
          <w:tcPr>
            <w:tcW w:w="6143" w:type="dxa"/>
            <w:gridSpan w:val="2"/>
          </w:tcPr>
          <w:p w14:paraId="2C8ABA05" w14:textId="77777777" w:rsidR="00BC52EF" w:rsidRPr="00C730AC" w:rsidRDefault="00BC52EF" w:rsidP="009D1D58">
            <w:pPr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Administratorius</w:t>
            </w:r>
          </w:p>
        </w:tc>
      </w:tr>
      <w:tr w:rsidR="00BC52EF" w:rsidRPr="00C730AC" w14:paraId="14B94590" w14:textId="77777777" w:rsidTr="009D1D58">
        <w:trPr>
          <w:jc w:val="center"/>
        </w:trPr>
        <w:tc>
          <w:tcPr>
            <w:tcW w:w="1491" w:type="dxa"/>
            <w:vMerge w:val="restart"/>
          </w:tcPr>
          <w:p w14:paraId="1D6C84D2" w14:textId="77777777" w:rsidR="00BC52EF" w:rsidRPr="00C730AC" w:rsidRDefault="00BC52E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Susiję panaudojimo atvejai</w:t>
            </w:r>
          </w:p>
        </w:tc>
        <w:tc>
          <w:tcPr>
            <w:tcW w:w="2126" w:type="dxa"/>
          </w:tcPr>
          <w:p w14:paraId="67301BCB" w14:textId="77777777" w:rsidR="00BC52EF" w:rsidRPr="00C730AC" w:rsidRDefault="00BC52EF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Apimami PA </w:t>
            </w:r>
          </w:p>
        </w:tc>
        <w:tc>
          <w:tcPr>
            <w:tcW w:w="6143" w:type="dxa"/>
            <w:gridSpan w:val="2"/>
          </w:tcPr>
          <w:p w14:paraId="3BA71ABB" w14:textId="77777777" w:rsidR="00BC52EF" w:rsidRDefault="00BC52EF" w:rsidP="009D1D58"/>
        </w:tc>
      </w:tr>
      <w:tr w:rsidR="00BC52EF" w:rsidRPr="00C730AC" w14:paraId="0EDD9A34" w14:textId="77777777" w:rsidTr="009D1D58">
        <w:trPr>
          <w:jc w:val="center"/>
        </w:trPr>
        <w:tc>
          <w:tcPr>
            <w:tcW w:w="1491" w:type="dxa"/>
            <w:vMerge/>
          </w:tcPr>
          <w:p w14:paraId="22AE5FAF" w14:textId="77777777" w:rsidR="00BC52EF" w:rsidRPr="00C730AC" w:rsidRDefault="00BC52E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16998329" w14:textId="77777777" w:rsidR="00BC52EF" w:rsidRPr="00C730AC" w:rsidRDefault="00BC52EF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Išplečiantys PA</w:t>
            </w:r>
          </w:p>
        </w:tc>
        <w:tc>
          <w:tcPr>
            <w:tcW w:w="6143" w:type="dxa"/>
            <w:gridSpan w:val="2"/>
          </w:tcPr>
          <w:p w14:paraId="1A49736B" w14:textId="77777777" w:rsidR="00BC52EF" w:rsidRDefault="00BC52EF" w:rsidP="009D1D58"/>
        </w:tc>
      </w:tr>
      <w:tr w:rsidR="00BC52EF" w:rsidRPr="00C730AC" w14:paraId="3845F0E7" w14:textId="77777777" w:rsidTr="009D1D58">
        <w:trPr>
          <w:jc w:val="center"/>
        </w:trPr>
        <w:tc>
          <w:tcPr>
            <w:tcW w:w="1491" w:type="dxa"/>
            <w:vMerge/>
          </w:tcPr>
          <w:p w14:paraId="6671778F" w14:textId="77777777" w:rsidR="00BC52EF" w:rsidRPr="00C730AC" w:rsidRDefault="00BC52E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26" w:type="dxa"/>
          </w:tcPr>
          <w:p w14:paraId="2A048B68" w14:textId="77777777" w:rsidR="00BC52EF" w:rsidRPr="00C730AC" w:rsidRDefault="00BC52EF" w:rsidP="009D1D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bCs/>
                <w:sz w:val="20"/>
                <w:szCs w:val="20"/>
              </w:rPr>
              <w:t>Specializuojami PA</w:t>
            </w:r>
          </w:p>
        </w:tc>
        <w:tc>
          <w:tcPr>
            <w:tcW w:w="6143" w:type="dxa"/>
            <w:gridSpan w:val="2"/>
          </w:tcPr>
          <w:p w14:paraId="0B64E230" w14:textId="77777777" w:rsidR="00BC52EF" w:rsidRDefault="00BC52EF" w:rsidP="009D1D58"/>
        </w:tc>
      </w:tr>
      <w:tr w:rsidR="00BC52EF" w:rsidRPr="00C730AC" w14:paraId="48D17067" w14:textId="77777777" w:rsidTr="009D1D58">
        <w:trPr>
          <w:jc w:val="center"/>
        </w:trPr>
        <w:tc>
          <w:tcPr>
            <w:tcW w:w="3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A0DC" w14:textId="77777777" w:rsidR="00BC52EF" w:rsidRPr="00C730AC" w:rsidRDefault="00BC52EF" w:rsidP="009D1D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730AC">
              <w:rPr>
                <w:rFonts w:ascii="Arial" w:hAnsi="Arial" w:cs="Arial"/>
                <w:b/>
                <w:sz w:val="20"/>
                <w:szCs w:val="20"/>
              </w:rPr>
              <w:t>Po sąlyga</w:t>
            </w:r>
          </w:p>
        </w:tc>
        <w:tc>
          <w:tcPr>
            <w:tcW w:w="6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1B0B" w14:textId="77777777" w:rsidR="00BC52EF" w:rsidRPr="00C730AC" w:rsidRDefault="00BC52EF" w:rsidP="00BC52EF">
            <w:pPr>
              <w:keepNext/>
              <w:rPr>
                <w:rFonts w:ascii="Arial" w:hAnsi="Arial" w:cs="Arial"/>
                <w:sz w:val="20"/>
                <w:szCs w:val="20"/>
              </w:rPr>
            </w:pPr>
            <w:r w:rsidRPr="00C730AC">
              <w:rPr>
                <w:rFonts w:ascii="Arial" w:hAnsi="Arial" w:cs="Arial"/>
                <w:sz w:val="20"/>
                <w:szCs w:val="20"/>
              </w:rPr>
              <w:t>Ištrinti užsakymai arba redaguoti užsakymai yra atnaujinti</w:t>
            </w:r>
          </w:p>
        </w:tc>
      </w:tr>
    </w:tbl>
    <w:p w14:paraId="2BE64FF3" w14:textId="26F496CB" w:rsidR="00BC52EF" w:rsidRDefault="00BC52EF" w:rsidP="00BC52EF">
      <w:pPr>
        <w:pStyle w:val="Caption"/>
      </w:pPr>
      <w:r>
        <w:t xml:space="preserve">lentelė </w:t>
      </w:r>
      <w:fldSimple w:instr=" SEQ lentelė \* ARABIC ">
        <w:r>
          <w:rPr>
            <w:noProof/>
          </w:rPr>
          <w:t>30</w:t>
        </w:r>
      </w:fldSimple>
    </w:p>
    <w:p w14:paraId="77BEC455" w14:textId="77777777" w:rsidR="00BC52EF" w:rsidRDefault="00BC52EF" w:rsidP="00BC52EF">
      <w:pPr>
        <w:keepNext/>
      </w:pPr>
      <w:r>
        <w:rPr>
          <w:noProof/>
        </w:rPr>
        <w:lastRenderedPageBreak/>
        <w:drawing>
          <wp:inline distT="0" distB="0" distL="0" distR="0" wp14:anchorId="1C903E33" wp14:editId="64AEDD07">
            <wp:extent cx="6105525" cy="6191953"/>
            <wp:effectExtent l="0" t="0" r="0" b="0"/>
            <wp:docPr id="64" name="Picture 603736760.png" descr="603736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0373676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1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3E3F" w14:textId="4D227C29" w:rsidR="0068314F" w:rsidRPr="0068314F" w:rsidRDefault="00BC52EF" w:rsidP="0025122C">
      <w:pPr>
        <w:pStyle w:val="Caption"/>
        <w:jc w:val="center"/>
      </w:pPr>
      <w:r>
        <w:t xml:space="preserve">pav. </w:t>
      </w:r>
      <w:fldSimple w:instr=" SEQ pav. \* ARABIC ">
        <w:r>
          <w:rPr>
            <w:noProof/>
          </w:rPr>
          <w:t>38</w:t>
        </w:r>
      </w:fldSimple>
      <w:r>
        <w:t xml:space="preserve"> </w:t>
      </w:r>
      <w:r w:rsidRPr="00BC52EF">
        <w:t>Panaudojimo atvejo “Valdyti užsakymus” scenarijus</w:t>
      </w:r>
      <w:bookmarkStart w:id="479" w:name="_GoBack"/>
      <w:bookmarkEnd w:id="479"/>
    </w:p>
    <w:p w14:paraId="64A36A20" w14:textId="564C6DF0" w:rsidR="00731B9E" w:rsidRDefault="00AD0314" w:rsidP="0025122C">
      <w:r>
        <w:br w:type="page"/>
      </w:r>
    </w:p>
    <w:p w14:paraId="60B8CA1F" w14:textId="1C6076D4" w:rsidR="00DC34AE" w:rsidRDefault="00DC34AE" w:rsidP="00DC34AE">
      <w:pPr>
        <w:pStyle w:val="Heading2"/>
        <w:rPr>
          <w:ins w:id="480" w:author="oORimvydasOo oOo" w:date="2020-03-09T13:02:00Z"/>
        </w:rPr>
      </w:pPr>
      <w:r>
        <w:lastRenderedPageBreak/>
        <w:t>Dalykinės srities modelis</w:t>
      </w:r>
    </w:p>
    <w:p w14:paraId="70FAC021" w14:textId="77777777" w:rsidR="00DD1812" w:rsidRDefault="00DD1812">
      <w:pPr>
        <w:keepNext/>
        <w:rPr>
          <w:ins w:id="481" w:author="oORimvydasOo oOo" w:date="2020-03-09T13:02:00Z"/>
        </w:rPr>
        <w:pPrChange w:id="482" w:author="oORimvydasOo oOo" w:date="2020-03-09T13:02:00Z">
          <w:pPr/>
        </w:pPrChange>
      </w:pPr>
      <w:ins w:id="483" w:author="oORimvydasOo oOo" w:date="2020-03-09T13:02:00Z">
        <w:r>
          <w:rPr>
            <w:noProof/>
          </w:rPr>
          <w:drawing>
            <wp:inline distT="0" distB="0" distL="0" distR="0" wp14:anchorId="33827761" wp14:editId="2EAD9D6F">
              <wp:extent cx="6120130" cy="4105275"/>
              <wp:effectExtent l="0" t="0" r="0" b="952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105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E797A2" w14:textId="416B3458" w:rsidR="00DD1812" w:rsidRPr="00D4732A" w:rsidRDefault="00DD1812">
      <w:pPr>
        <w:pStyle w:val="Caption"/>
        <w:pPrChange w:id="484" w:author="oORimvydasOo oOo" w:date="2020-03-09T13:02:00Z">
          <w:pPr>
            <w:pStyle w:val="Heading2"/>
          </w:pPr>
        </w:pPrChange>
      </w:pPr>
      <w:ins w:id="485" w:author="oORimvydasOo oOo" w:date="2020-03-09T13:02:00Z">
        <w:r>
          <w:t xml:space="preserve">pav. </w:t>
        </w:r>
        <w:r>
          <w:fldChar w:fldCharType="begin"/>
        </w:r>
        <w:r>
          <w:instrText xml:space="preserve"> SEQ pav. \* ARABIC </w:instrText>
        </w:r>
      </w:ins>
      <w:r>
        <w:fldChar w:fldCharType="separate"/>
      </w:r>
      <w:r w:rsidR="00BC52EF">
        <w:rPr>
          <w:noProof/>
        </w:rPr>
        <w:t>39</w:t>
      </w:r>
      <w:ins w:id="486" w:author="oORimvydasOo oOo" w:date="2020-03-09T13:02:00Z">
        <w:r>
          <w:fldChar w:fldCharType="end"/>
        </w:r>
        <w:r>
          <w:t xml:space="preserve"> Dalykinės srities modelis</w:t>
        </w:r>
      </w:ins>
    </w:p>
    <w:p w14:paraId="5C0B58BE" w14:textId="22BBE8DB" w:rsidR="2ADC45B0" w:rsidRDefault="2ADC45B0" w:rsidP="2BCAE217">
      <w:pPr>
        <w:pStyle w:val="Heading2"/>
      </w:pPr>
      <w:r>
        <w:t>Pasirinkta programavimo kalba, technologija</w:t>
      </w:r>
    </w:p>
    <w:p w14:paraId="00597E84" w14:textId="2E421C1A" w:rsidR="2BCAE217" w:rsidRDefault="2ADC45B0" w:rsidP="003B74DA">
      <w:pPr>
        <w:pStyle w:val="ListParagraph"/>
      </w:pPr>
      <w:r>
        <w:t>Šiame skyriuje pateikiama</w:t>
      </w:r>
      <w:r w:rsidR="00DF29B1">
        <w:t>s</w:t>
      </w:r>
      <w:r w:rsidR="00854985">
        <w:t xml:space="preserve"> trumpas </w:t>
      </w:r>
      <w:r w:rsidR="007958E5">
        <w:t>pasirinktos programavimo kalbos, technologijos aprašymas</w:t>
      </w:r>
      <w:r w:rsidR="00C579CA">
        <w:t xml:space="preserve"> laisva forma.</w:t>
      </w:r>
    </w:p>
    <w:sectPr w:rsidR="2BCAE217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65ED8804" w16cex:dateUtc="2020-01-31T07:45:00Z"/>
  <w16cex:commentExtensible w16cex:durableId="21DE7A15" w16cex:dateUtc="2020-01-31T08:04:00Z"/>
  <w16cex:commentExtensible w16cex:durableId="62F5D98F" w16cex:dateUtc="2020-01-31T08:07:00Z"/>
  <w16cex:commentExtensible w16cex:durableId="21DE7CFB" w16cex:dateUtc="2020-01-31T08:16:00Z"/>
  <w16cex:commentExtensible w16cex:durableId="21DE71F8" w16cex:dateUtc="2020-01-31T07:29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8ACE4" w14:textId="77777777" w:rsidR="00812D95" w:rsidRDefault="00812D95" w:rsidP="007E34CD">
      <w:pPr>
        <w:spacing w:after="0" w:line="240" w:lineRule="auto"/>
      </w:pPr>
      <w:r>
        <w:separator/>
      </w:r>
    </w:p>
  </w:endnote>
  <w:endnote w:type="continuationSeparator" w:id="0">
    <w:p w14:paraId="134D3B41" w14:textId="77777777" w:rsidR="00812D95" w:rsidRDefault="00812D95" w:rsidP="007E34CD">
      <w:pPr>
        <w:spacing w:after="0" w:line="240" w:lineRule="auto"/>
      </w:pPr>
      <w:r>
        <w:continuationSeparator/>
      </w:r>
    </w:p>
  </w:endnote>
  <w:endnote w:type="continuationNotice" w:id="1">
    <w:p w14:paraId="783563C4" w14:textId="77777777" w:rsidR="00812D95" w:rsidRDefault="00812D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C805F" w14:textId="77777777" w:rsidR="00812D95" w:rsidRDefault="00812D95" w:rsidP="007E34CD">
      <w:pPr>
        <w:spacing w:after="0" w:line="240" w:lineRule="auto"/>
      </w:pPr>
      <w:r>
        <w:separator/>
      </w:r>
    </w:p>
  </w:footnote>
  <w:footnote w:type="continuationSeparator" w:id="0">
    <w:p w14:paraId="4F348D24" w14:textId="77777777" w:rsidR="00812D95" w:rsidRDefault="00812D95" w:rsidP="007E34CD">
      <w:pPr>
        <w:spacing w:after="0" w:line="240" w:lineRule="auto"/>
      </w:pPr>
      <w:r>
        <w:continuationSeparator/>
      </w:r>
    </w:p>
  </w:footnote>
  <w:footnote w:type="continuationNotice" w:id="1">
    <w:p w14:paraId="59039A24" w14:textId="77777777" w:rsidR="00812D95" w:rsidRDefault="00812D9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A1C610E"/>
    <w:multiLevelType w:val="hybridMultilevel"/>
    <w:tmpl w:val="31804D3A"/>
    <w:lvl w:ilvl="0" w:tplc="3A262780">
      <w:start w:val="1"/>
      <w:numFmt w:val="decimal"/>
      <w:lvlText w:val="%1."/>
      <w:lvlJc w:val="left"/>
      <w:pPr>
        <w:ind w:left="720" w:hanging="360"/>
      </w:pPr>
    </w:lvl>
    <w:lvl w:ilvl="1" w:tplc="B9B87B1E">
      <w:start w:val="1"/>
      <w:numFmt w:val="lowerLetter"/>
      <w:lvlText w:val="%2."/>
      <w:lvlJc w:val="left"/>
      <w:pPr>
        <w:ind w:left="1440" w:hanging="360"/>
      </w:pPr>
    </w:lvl>
    <w:lvl w:ilvl="2" w:tplc="AD5C0D82">
      <w:start w:val="1"/>
      <w:numFmt w:val="lowerRoman"/>
      <w:lvlText w:val="%3."/>
      <w:lvlJc w:val="right"/>
      <w:pPr>
        <w:ind w:left="2160" w:hanging="180"/>
      </w:pPr>
    </w:lvl>
    <w:lvl w:ilvl="3" w:tplc="7012F180">
      <w:start w:val="1"/>
      <w:numFmt w:val="decimal"/>
      <w:lvlText w:val="%4."/>
      <w:lvlJc w:val="left"/>
      <w:pPr>
        <w:ind w:left="2880" w:hanging="360"/>
      </w:pPr>
    </w:lvl>
    <w:lvl w:ilvl="4" w:tplc="653C17FC">
      <w:start w:val="1"/>
      <w:numFmt w:val="lowerLetter"/>
      <w:lvlText w:val="%5."/>
      <w:lvlJc w:val="left"/>
      <w:pPr>
        <w:ind w:left="3600" w:hanging="360"/>
      </w:pPr>
    </w:lvl>
    <w:lvl w:ilvl="5" w:tplc="6862DE74">
      <w:start w:val="1"/>
      <w:numFmt w:val="lowerRoman"/>
      <w:lvlText w:val="%6."/>
      <w:lvlJc w:val="right"/>
      <w:pPr>
        <w:ind w:left="4320" w:hanging="180"/>
      </w:pPr>
    </w:lvl>
    <w:lvl w:ilvl="6" w:tplc="8D06ABF4">
      <w:start w:val="1"/>
      <w:numFmt w:val="decimal"/>
      <w:lvlText w:val="%7."/>
      <w:lvlJc w:val="left"/>
      <w:pPr>
        <w:ind w:left="5040" w:hanging="360"/>
      </w:pPr>
    </w:lvl>
    <w:lvl w:ilvl="7" w:tplc="271842C0">
      <w:start w:val="1"/>
      <w:numFmt w:val="lowerLetter"/>
      <w:lvlText w:val="%8."/>
      <w:lvlJc w:val="left"/>
      <w:pPr>
        <w:ind w:left="5760" w:hanging="360"/>
      </w:pPr>
    </w:lvl>
    <w:lvl w:ilvl="8" w:tplc="27707C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5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11014D"/>
    <w:multiLevelType w:val="hybridMultilevel"/>
    <w:tmpl w:val="27AE981C"/>
    <w:lvl w:ilvl="0" w:tplc="0376124A">
      <w:start w:val="1"/>
      <w:numFmt w:val="decimal"/>
      <w:lvlText w:val="%1."/>
      <w:lvlJc w:val="left"/>
      <w:pPr>
        <w:ind w:left="720" w:hanging="360"/>
      </w:pPr>
    </w:lvl>
    <w:lvl w:ilvl="1" w:tplc="0BAC3F66">
      <w:start w:val="1"/>
      <w:numFmt w:val="decimal"/>
      <w:lvlText w:val="%2."/>
      <w:lvlJc w:val="left"/>
      <w:pPr>
        <w:ind w:left="1440" w:hanging="360"/>
      </w:pPr>
    </w:lvl>
    <w:lvl w:ilvl="2" w:tplc="A0A8DFCE">
      <w:start w:val="1"/>
      <w:numFmt w:val="lowerRoman"/>
      <w:lvlText w:val="%3."/>
      <w:lvlJc w:val="right"/>
      <w:pPr>
        <w:ind w:left="2160" w:hanging="180"/>
      </w:pPr>
    </w:lvl>
    <w:lvl w:ilvl="3" w:tplc="9FA02752">
      <w:start w:val="1"/>
      <w:numFmt w:val="decimal"/>
      <w:lvlText w:val="%4."/>
      <w:lvlJc w:val="left"/>
      <w:pPr>
        <w:ind w:left="2880" w:hanging="360"/>
      </w:pPr>
    </w:lvl>
    <w:lvl w:ilvl="4" w:tplc="C616E816">
      <w:start w:val="1"/>
      <w:numFmt w:val="lowerLetter"/>
      <w:lvlText w:val="%5."/>
      <w:lvlJc w:val="left"/>
      <w:pPr>
        <w:ind w:left="3600" w:hanging="360"/>
      </w:pPr>
    </w:lvl>
    <w:lvl w:ilvl="5" w:tplc="57EC8402">
      <w:start w:val="1"/>
      <w:numFmt w:val="lowerRoman"/>
      <w:lvlText w:val="%6."/>
      <w:lvlJc w:val="right"/>
      <w:pPr>
        <w:ind w:left="4320" w:hanging="180"/>
      </w:pPr>
    </w:lvl>
    <w:lvl w:ilvl="6" w:tplc="B8400C2A">
      <w:start w:val="1"/>
      <w:numFmt w:val="decimal"/>
      <w:lvlText w:val="%7."/>
      <w:lvlJc w:val="left"/>
      <w:pPr>
        <w:ind w:left="5040" w:hanging="360"/>
      </w:pPr>
    </w:lvl>
    <w:lvl w:ilvl="7" w:tplc="FF20182C">
      <w:start w:val="1"/>
      <w:numFmt w:val="lowerLetter"/>
      <w:lvlText w:val="%8."/>
      <w:lvlJc w:val="left"/>
      <w:pPr>
        <w:ind w:left="5760" w:hanging="360"/>
      </w:pPr>
    </w:lvl>
    <w:lvl w:ilvl="8" w:tplc="B71C2E4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9CF260C"/>
    <w:multiLevelType w:val="hybridMultilevel"/>
    <w:tmpl w:val="AF2CC618"/>
    <w:lvl w:ilvl="0" w:tplc="11CAC9B2">
      <w:start w:val="1"/>
      <w:numFmt w:val="decimal"/>
      <w:lvlText w:val="%1."/>
      <w:lvlJc w:val="left"/>
      <w:pPr>
        <w:ind w:left="720" w:hanging="360"/>
      </w:pPr>
    </w:lvl>
    <w:lvl w:ilvl="1" w:tplc="431AD0AE">
      <w:start w:val="1"/>
      <w:numFmt w:val="decimal"/>
      <w:lvlText w:val="%2."/>
      <w:lvlJc w:val="left"/>
      <w:pPr>
        <w:ind w:left="1440" w:hanging="360"/>
      </w:pPr>
    </w:lvl>
    <w:lvl w:ilvl="2" w:tplc="1D22E660">
      <w:start w:val="1"/>
      <w:numFmt w:val="lowerRoman"/>
      <w:lvlText w:val="%3."/>
      <w:lvlJc w:val="right"/>
      <w:pPr>
        <w:ind w:left="2160" w:hanging="180"/>
      </w:pPr>
    </w:lvl>
    <w:lvl w:ilvl="3" w:tplc="A67456F2">
      <w:start w:val="1"/>
      <w:numFmt w:val="decimal"/>
      <w:lvlText w:val="%4."/>
      <w:lvlJc w:val="left"/>
      <w:pPr>
        <w:ind w:left="2880" w:hanging="360"/>
      </w:pPr>
    </w:lvl>
    <w:lvl w:ilvl="4" w:tplc="DF4E5E16">
      <w:start w:val="1"/>
      <w:numFmt w:val="lowerLetter"/>
      <w:lvlText w:val="%5."/>
      <w:lvlJc w:val="left"/>
      <w:pPr>
        <w:ind w:left="3600" w:hanging="360"/>
      </w:pPr>
    </w:lvl>
    <w:lvl w:ilvl="5" w:tplc="D4D6C07C">
      <w:start w:val="1"/>
      <w:numFmt w:val="lowerRoman"/>
      <w:lvlText w:val="%6."/>
      <w:lvlJc w:val="right"/>
      <w:pPr>
        <w:ind w:left="4320" w:hanging="180"/>
      </w:pPr>
    </w:lvl>
    <w:lvl w:ilvl="6" w:tplc="FB6E6F20">
      <w:start w:val="1"/>
      <w:numFmt w:val="decimal"/>
      <w:lvlText w:val="%7."/>
      <w:lvlJc w:val="left"/>
      <w:pPr>
        <w:ind w:left="5040" w:hanging="360"/>
      </w:pPr>
    </w:lvl>
    <w:lvl w:ilvl="7" w:tplc="C112698C">
      <w:start w:val="1"/>
      <w:numFmt w:val="lowerLetter"/>
      <w:lvlText w:val="%8."/>
      <w:lvlJc w:val="left"/>
      <w:pPr>
        <w:ind w:left="5760" w:hanging="360"/>
      </w:pPr>
    </w:lvl>
    <w:lvl w:ilvl="8" w:tplc="9070B9B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15"/>
  </w:num>
  <w:num w:numId="5">
    <w:abstractNumId w:val="16"/>
  </w:num>
  <w:num w:numId="6">
    <w:abstractNumId w:val="0"/>
  </w:num>
  <w:num w:numId="7">
    <w:abstractNumId w:val="7"/>
  </w:num>
  <w:num w:numId="8">
    <w:abstractNumId w:val="13"/>
  </w:num>
  <w:num w:numId="9">
    <w:abstractNumId w:val="4"/>
  </w:num>
  <w:num w:numId="10">
    <w:abstractNumId w:val="11"/>
  </w:num>
  <w:num w:numId="11">
    <w:abstractNumId w:val="12"/>
  </w:num>
  <w:num w:numId="12">
    <w:abstractNumId w:val="18"/>
  </w:num>
  <w:num w:numId="13">
    <w:abstractNumId w:val="10"/>
  </w:num>
  <w:num w:numId="14">
    <w:abstractNumId w:val="8"/>
  </w:num>
  <w:num w:numId="15">
    <w:abstractNumId w:val="17"/>
  </w:num>
  <w:num w:numId="16">
    <w:abstractNumId w:val="1"/>
  </w:num>
  <w:num w:numId="17">
    <w:abstractNumId w:val="3"/>
  </w:num>
  <w:num w:numId="18">
    <w:abstractNumId w:val="5"/>
  </w:num>
  <w:num w:numId="1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oORimvydasOo oOo">
    <w15:presenceInfo w15:providerId="Windows Live" w15:userId="242b2807fd4159c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1296"/>
  <w:hyphenationZone w:val="396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E0sjC2tDCxNDA2MDBU0lEKTi0uzszPAykwqgUALLDyLywAAAA="/>
  </w:docVars>
  <w:rsids>
    <w:rsidRoot w:val="009A1336"/>
    <w:rsid w:val="000063E7"/>
    <w:rsid w:val="0002094B"/>
    <w:rsid w:val="000B7014"/>
    <w:rsid w:val="000C55F1"/>
    <w:rsid w:val="000F5FAC"/>
    <w:rsid w:val="00107151"/>
    <w:rsid w:val="0012184B"/>
    <w:rsid w:val="001269DF"/>
    <w:rsid w:val="001320BD"/>
    <w:rsid w:val="00132BA6"/>
    <w:rsid w:val="001600E2"/>
    <w:rsid w:val="001669F2"/>
    <w:rsid w:val="0018721F"/>
    <w:rsid w:val="001A74EF"/>
    <w:rsid w:val="001B5F9C"/>
    <w:rsid w:val="001E26B2"/>
    <w:rsid w:val="00210F06"/>
    <w:rsid w:val="00215157"/>
    <w:rsid w:val="00234336"/>
    <w:rsid w:val="0025122C"/>
    <w:rsid w:val="0028001D"/>
    <w:rsid w:val="002913EE"/>
    <w:rsid w:val="00292B5F"/>
    <w:rsid w:val="002A629E"/>
    <w:rsid w:val="002D59F8"/>
    <w:rsid w:val="002D7D23"/>
    <w:rsid w:val="002E0772"/>
    <w:rsid w:val="002E6980"/>
    <w:rsid w:val="002F1C82"/>
    <w:rsid w:val="002F21F0"/>
    <w:rsid w:val="003005D0"/>
    <w:rsid w:val="00316169"/>
    <w:rsid w:val="00335724"/>
    <w:rsid w:val="00374F01"/>
    <w:rsid w:val="003763D0"/>
    <w:rsid w:val="003829FB"/>
    <w:rsid w:val="003923C8"/>
    <w:rsid w:val="00392B27"/>
    <w:rsid w:val="00395826"/>
    <w:rsid w:val="003A340E"/>
    <w:rsid w:val="003B74DA"/>
    <w:rsid w:val="003D5511"/>
    <w:rsid w:val="00412093"/>
    <w:rsid w:val="004142B4"/>
    <w:rsid w:val="004158D8"/>
    <w:rsid w:val="004260EB"/>
    <w:rsid w:val="00426AF2"/>
    <w:rsid w:val="004A0062"/>
    <w:rsid w:val="004A0564"/>
    <w:rsid w:val="004A0EBA"/>
    <w:rsid w:val="004B41C3"/>
    <w:rsid w:val="004B42D4"/>
    <w:rsid w:val="004E0E2C"/>
    <w:rsid w:val="00513DAD"/>
    <w:rsid w:val="00515F30"/>
    <w:rsid w:val="00527288"/>
    <w:rsid w:val="00607D13"/>
    <w:rsid w:val="00635D68"/>
    <w:rsid w:val="00640785"/>
    <w:rsid w:val="0065158F"/>
    <w:rsid w:val="00655F25"/>
    <w:rsid w:val="0068314F"/>
    <w:rsid w:val="006B0922"/>
    <w:rsid w:val="006D1FAB"/>
    <w:rsid w:val="006E1BD0"/>
    <w:rsid w:val="006E666D"/>
    <w:rsid w:val="006F4EDD"/>
    <w:rsid w:val="00731B9E"/>
    <w:rsid w:val="00771651"/>
    <w:rsid w:val="00776C92"/>
    <w:rsid w:val="00787E7D"/>
    <w:rsid w:val="007958E5"/>
    <w:rsid w:val="007B50E6"/>
    <w:rsid w:val="007C021B"/>
    <w:rsid w:val="007C4888"/>
    <w:rsid w:val="007E34CD"/>
    <w:rsid w:val="007E6C35"/>
    <w:rsid w:val="007F6B72"/>
    <w:rsid w:val="00802B8A"/>
    <w:rsid w:val="00812D95"/>
    <w:rsid w:val="00831A07"/>
    <w:rsid w:val="008521C2"/>
    <w:rsid w:val="00854985"/>
    <w:rsid w:val="008A23F2"/>
    <w:rsid w:val="008A7220"/>
    <w:rsid w:val="008C58E6"/>
    <w:rsid w:val="008D49F7"/>
    <w:rsid w:val="008D7E0B"/>
    <w:rsid w:val="008F0D68"/>
    <w:rsid w:val="008F1483"/>
    <w:rsid w:val="00930267"/>
    <w:rsid w:val="0094192B"/>
    <w:rsid w:val="00992C4E"/>
    <w:rsid w:val="009A1336"/>
    <w:rsid w:val="009E3F8D"/>
    <w:rsid w:val="00A04569"/>
    <w:rsid w:val="00A23534"/>
    <w:rsid w:val="00A622B9"/>
    <w:rsid w:val="00A66BD8"/>
    <w:rsid w:val="00A677EE"/>
    <w:rsid w:val="00A8612F"/>
    <w:rsid w:val="00A87EB2"/>
    <w:rsid w:val="00AB5AA7"/>
    <w:rsid w:val="00AB6913"/>
    <w:rsid w:val="00AC540A"/>
    <w:rsid w:val="00AD0314"/>
    <w:rsid w:val="00B55452"/>
    <w:rsid w:val="00BB04B5"/>
    <w:rsid w:val="00BC52EF"/>
    <w:rsid w:val="00BE0E8D"/>
    <w:rsid w:val="00C10E71"/>
    <w:rsid w:val="00C53173"/>
    <w:rsid w:val="00C55514"/>
    <w:rsid w:val="00C579CA"/>
    <w:rsid w:val="00C654BB"/>
    <w:rsid w:val="00C70BD6"/>
    <w:rsid w:val="00CB113C"/>
    <w:rsid w:val="00CE7E9F"/>
    <w:rsid w:val="00CF065F"/>
    <w:rsid w:val="00D07C09"/>
    <w:rsid w:val="00D24562"/>
    <w:rsid w:val="00D43863"/>
    <w:rsid w:val="00D4732A"/>
    <w:rsid w:val="00D944B7"/>
    <w:rsid w:val="00DC2E45"/>
    <w:rsid w:val="00DC34AE"/>
    <w:rsid w:val="00DD1812"/>
    <w:rsid w:val="00DE61AD"/>
    <w:rsid w:val="00DF29B1"/>
    <w:rsid w:val="00DF382C"/>
    <w:rsid w:val="00E11621"/>
    <w:rsid w:val="00E56CAB"/>
    <w:rsid w:val="00E87A26"/>
    <w:rsid w:val="00ED0087"/>
    <w:rsid w:val="00ED32F3"/>
    <w:rsid w:val="00EE5F0B"/>
    <w:rsid w:val="00EF0F78"/>
    <w:rsid w:val="00F06226"/>
    <w:rsid w:val="00F26912"/>
    <w:rsid w:val="00F2788B"/>
    <w:rsid w:val="00F63DB3"/>
    <w:rsid w:val="00FE1AEA"/>
    <w:rsid w:val="00FE654F"/>
    <w:rsid w:val="1178EB83"/>
    <w:rsid w:val="1283D859"/>
    <w:rsid w:val="1AC97B9C"/>
    <w:rsid w:val="1AD563DA"/>
    <w:rsid w:val="20EF7F67"/>
    <w:rsid w:val="2ADC45B0"/>
    <w:rsid w:val="2B31929C"/>
    <w:rsid w:val="2B77D482"/>
    <w:rsid w:val="2BCAE217"/>
    <w:rsid w:val="2EE43F21"/>
    <w:rsid w:val="300EDB1E"/>
    <w:rsid w:val="32CDF225"/>
    <w:rsid w:val="353BFE55"/>
    <w:rsid w:val="372E1F6A"/>
    <w:rsid w:val="3E6FEAF3"/>
    <w:rsid w:val="4120AB6A"/>
    <w:rsid w:val="480A4D27"/>
    <w:rsid w:val="4A691125"/>
    <w:rsid w:val="55198EB5"/>
    <w:rsid w:val="5758CF04"/>
    <w:rsid w:val="58D631D8"/>
    <w:rsid w:val="593352EC"/>
    <w:rsid w:val="5CB60F01"/>
    <w:rsid w:val="619A7231"/>
    <w:rsid w:val="68D7F10E"/>
    <w:rsid w:val="69002AFB"/>
    <w:rsid w:val="6F3BC9FC"/>
    <w:rsid w:val="7A3FF0B6"/>
    <w:rsid w:val="7B770239"/>
    <w:rsid w:val="7B8638DC"/>
    <w:rsid w:val="7C95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11C76"/>
  <w15:chartTrackingRefBased/>
  <w15:docId w15:val="{6926C81B-CFBB-47B1-BE29-96E4C4485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E71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E71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E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395826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E34C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E34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E34C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71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15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071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71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71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71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715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13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6AF2"/>
  </w:style>
  <w:style w:type="paragraph" w:styleId="Footer">
    <w:name w:val="footer"/>
    <w:basedOn w:val="Normal"/>
    <w:link w:val="FooterChar"/>
    <w:uiPriority w:val="99"/>
    <w:semiHidden/>
    <w:unhideWhenUsed/>
    <w:rsid w:val="0013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6AF2"/>
  </w:style>
  <w:style w:type="paragraph" w:styleId="Caption">
    <w:name w:val="caption"/>
    <w:basedOn w:val="Normal"/>
    <w:next w:val="Normal"/>
    <w:uiPriority w:val="35"/>
    <w:unhideWhenUsed/>
    <w:qFormat/>
    <w:rsid w:val="00607D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AD031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rsid w:val="00AD03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N w:val="0"/>
      <w:adjustRightInd w:val="0"/>
      <w:spacing w:after="0" w:line="240" w:lineRule="auto"/>
    </w:pPr>
    <w:rPr>
      <w:rFonts w:ascii="Courier New" w:eastAsiaTheme="minorEastAsia" w:hAnsi="Courier New" w:cs="Angsana New"/>
      <w:sz w:val="20"/>
      <w:szCs w:val="20"/>
      <w:lang w:val="en-US"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0314"/>
    <w:rPr>
      <w:rFonts w:ascii="Courier New" w:eastAsiaTheme="minorEastAsia" w:hAnsi="Courier New" w:cs="Angsana New"/>
      <w:sz w:val="20"/>
      <w:szCs w:val="20"/>
      <w:lang w:val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50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69C23B3-6EBE-4A60-8468-2AB3138C7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39</Pages>
  <Words>3177</Words>
  <Characters>18110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Eligijus</cp:lastModifiedBy>
  <cp:revision>9</cp:revision>
  <dcterms:created xsi:type="dcterms:W3CDTF">2020-03-09T17:00:00Z</dcterms:created>
  <dcterms:modified xsi:type="dcterms:W3CDTF">2020-03-09T21:01:00Z</dcterms:modified>
</cp:coreProperties>
</file>